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pBdr>
          <w:bottom w:color="auto" w:space="0" w:sz="0" w:val="none"/>
        </w:pBdr>
        <w:spacing w:after="120" w:before="480" w:lineRule="auto"/>
        <w:rPr>
          <w:rPrChange w:author="Akbota Zhumabekova" w:id="0" w:date="2026-08-20T06:38:30Z">
            <w:rPr>
              <w:rFonts w:ascii="Arimo" w:cs="Arimo" w:eastAsia="Arimo" w:hAnsi="Arimo"/>
              <w:color w:val="000000"/>
              <w:sz w:val="46"/>
              <w:szCs w:val="46"/>
            </w:rPr>
          </w:rPrChange>
        </w:rPr>
        <w:pPrChange w:author="Akbota Zhumabekova" w:id="0" w:date="2026-08-20T06:38:30Z">
          <w:pPr>
            <w:pStyle w:val="Heading1"/>
            <w:keepNext w:val="0"/>
            <w:keepLines w:val="0"/>
            <w:widowControl w:val="0"/>
            <w:pBdr>
              <w:bottom w:color="auto" w:space="0" w:sz="0" w:val="none"/>
            </w:pBdr>
            <w:spacing w:after="120" w:before="480" w:lineRule="auto"/>
          </w:pPr>
        </w:pPrChange>
      </w:pPr>
      <w:bookmarkStart w:colFirst="0" w:colLast="0" w:name="_dtdl9lo7lmpg" w:id="0"/>
      <w:bookmarkEnd w:id="0"/>
      <w:r w:rsidDel="00000000" w:rsidR="00000000" w:rsidRPr="00000000">
        <w:rPr>
          <w:rtl w:val="0"/>
          <w:rPrChange w:author="Akbota Zhumabekova" w:id="0" w:date="2026-08-20T06:38:30Z">
            <w:rPr>
              <w:rFonts w:ascii="Arimo" w:cs="Arimo" w:eastAsia="Arimo" w:hAnsi="Arimo"/>
              <w:color w:val="000000"/>
              <w:sz w:val="46"/>
              <w:szCs w:val="46"/>
            </w:rPr>
          </w:rPrChange>
        </w:rPr>
        <w:t xml:space="preserve">Интеграция воронки ЦМК: Битрикс24 1С:ERP</w:t>
      </w:r>
    </w:p>
    <w:p w:rsidR="00000000" w:rsidDel="00000000" w:rsidP="00000000" w:rsidRDefault="00000000" w:rsidRPr="00000000" w14:paraId="00000002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pBdr>
          <w:top w:color="auto" w:space="0" w:sz="0" w:val="none"/>
        </w:pBdr>
        <w:spacing w:after="80" w:before="360" w:lineRule="auto"/>
        <w:rPr>
          <w:rPrChange w:author="Akbota Zhumabekova" w:id="1" w:date="2026-08-20T06:38:36Z">
            <w:rPr>
              <w:color w:val="000000"/>
              <w:sz w:val="34"/>
              <w:szCs w:val="34"/>
            </w:rPr>
          </w:rPrChange>
        </w:rPr>
        <w:pPrChange w:author="Akbota Zhumabekova" w:id="0" w:date="2026-08-20T06:38:36Z">
          <w:pPr>
            <w:pStyle w:val="Heading2"/>
            <w:keepNext w:val="0"/>
            <w:keepLines w:val="0"/>
            <w:widowControl w:val="0"/>
            <w:pBdr>
              <w:top w:color="auto" w:space="0" w:sz="0" w:val="none"/>
            </w:pBdr>
            <w:spacing w:after="80" w:before="360" w:lineRule="auto"/>
          </w:pPr>
        </w:pPrChange>
      </w:pPr>
      <w:bookmarkStart w:colFirst="0" w:colLast="0" w:name="_9pllh8obd9jc" w:id="1"/>
      <w:bookmarkEnd w:id="1"/>
      <w:r w:rsidDel="00000000" w:rsidR="00000000" w:rsidRPr="00000000">
        <w:rPr>
          <w:rtl w:val="0"/>
          <w:rPrChange w:author="Akbota Zhumabekova" w:id="1" w:date="2026-08-20T06:38:36Z">
            <w:rPr>
              <w:color w:val="000000"/>
              <w:sz w:val="34"/>
              <w:szCs w:val="34"/>
            </w:rPr>
          </w:rPrChange>
        </w:rPr>
        <w:t xml:space="preserve">О документе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связать воронку заявок ЦМК в Битрикс24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56</w:t>
      </w:r>
      <w:r w:rsidDel="00000000" w:rsidR="00000000" w:rsidRPr="00000000">
        <w:rPr>
          <w:rtl w:val="0"/>
        </w:rPr>
        <w:t xml:space="preserve">, категория «ЦМК») с учётом в 1С:ERP так, чтобы после согласования заявителем система автоматически создавала пару документов </w:t>
      </w:r>
      <w:r w:rsidDel="00000000" w:rsidR="00000000" w:rsidRPr="00000000">
        <w:rPr>
          <w:b w:val="1"/>
          <w:bCs w:val="1"/>
          <w:rtl w:val="0"/>
        </w:rPr>
        <w:t xml:space="preserve">Заказ клиента (ЗК)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Заказ поставщику (ЗП)</w:t>
      </w:r>
      <w:r w:rsidDel="00000000" w:rsidR="00000000" w:rsidRPr="00000000">
        <w:rPr>
          <w:rtl w:val="0"/>
        </w:rPr>
        <w:t xml:space="preserve">, отслеживала предоплату, производство, полную отгрузку и закрывающие документы.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Ключ связи с 1С:</w:t>
      </w:r>
      <w:r w:rsidDel="00000000" w:rsidR="00000000" w:rsidRPr="00000000">
        <w:rPr>
          <w:rtl w:val="0"/>
        </w:rPr>
        <w:t xml:space="preserve">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авр_НомерЗаказаБитрикс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"{ID сделки}-ЦМК"</w:t>
      </w:r>
      <w:r w:rsidDel="00000000" w:rsidR="00000000" w:rsidRPr="00000000">
        <w:rPr>
          <w:rtl w:val="0"/>
        </w:rPr>
        <w:t xml:space="preserve">, где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{ID}</w:t>
      </w:r>
      <w:r w:rsidDel="00000000" w:rsidR="00000000" w:rsidRPr="00000000">
        <w:rPr>
          <w:rtl w:val="0"/>
        </w:rPr>
        <w:t xml:space="preserve"> — числовой идентификатор сделки в CRM.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after="80" w:before="280" w:lineRule="auto"/>
        <w:rPr>
          <w:rPrChange w:author="Akbota Zhumabekova" w:id="2" w:date="2026-08-20T06:44:23Z">
            <w:rPr>
              <w:color w:val="000000"/>
              <w:sz w:val="26"/>
              <w:szCs w:val="26"/>
            </w:rPr>
          </w:rPrChange>
        </w:rPr>
        <w:pPrChange w:author="Akbota Zhumabekova" w:id="0" w:date="2026-08-20T06:44:23Z">
          <w:pPr>
            <w:pStyle w:val="Heading3"/>
            <w:keepNext w:val="0"/>
            <w:keepLines w:val="0"/>
            <w:widowControl w:val="0"/>
            <w:spacing w:after="80" w:before="280" w:lineRule="auto"/>
          </w:pPr>
        </w:pPrChange>
      </w:pPr>
      <w:bookmarkStart w:colFirst="0" w:colLast="0" w:name="_eubtub6pmkxo" w:id="2"/>
      <w:bookmarkEnd w:id="2"/>
      <w:r w:rsidDel="00000000" w:rsidR="00000000" w:rsidRPr="00000000">
        <w:rPr>
          <w:rtl w:val="0"/>
          <w:rPrChange w:author="Akbota Zhumabekova" w:id="2" w:date="2026-08-20T06:44:23Z">
            <w:rPr>
              <w:color w:val="000000"/>
              <w:sz w:val="26"/>
              <w:szCs w:val="26"/>
            </w:rPr>
          </w:rPrChange>
        </w:rPr>
        <w:t xml:space="preserve">Карта 12 стадий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5190"/>
        <w:gridCol w:w="3285"/>
        <w:tblGridChange w:id="0">
          <w:tblGrid>
            <w:gridCol w:w="870"/>
            <w:gridCol w:w="5190"/>
            <w:gridCol w:w="32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9a0a6" w:space="0" w:sz="6" w:val="single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STAGE_ID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в Битрикс24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ПТО. Проверка заказа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C56:UC_4TOQP6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Согласование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C56:UC_Q8BURF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Согласование заявителем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C56:PREPARATION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Согласование предоплаты (+ CREATE / Gate 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C56:FINAL_INVOICE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C56:UC_0RWTQW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Изготовление изделия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C56:PREPAYMENT_INVOIC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Корректировка заказа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C56:UC_EPV01R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Отгрузка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C56:UC_RIOY3Q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Закрывающие 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C56:UC_7XJL3J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Погашение задолженности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C56:UC_7MKPUR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Сделка успешна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C56:WON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Сделка провалена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C56:LOSE</w:t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Стадия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C56:NEW</w:t>
      </w:r>
      <w:r w:rsidDel="00000000" w:rsidR="00000000" w:rsidRPr="00000000">
        <w:rPr>
          <w:rtl w:val="0"/>
        </w:rPr>
        <w:t xml:space="preserve"> отключена и не используется.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after="80" w:before="280" w:lineRule="auto"/>
        <w:rPr>
          <w:rPrChange w:author="Akbota Zhumabekova" w:id="3" w:date="2026-08-20T06:44:28Z">
            <w:rPr>
              <w:color w:val="000000"/>
              <w:sz w:val="26"/>
              <w:szCs w:val="26"/>
            </w:rPr>
          </w:rPrChange>
        </w:rPr>
        <w:pPrChange w:author="Akbota Zhumabekova" w:id="0" w:date="2026-08-20T06:44:28Z">
          <w:pPr>
            <w:pStyle w:val="Heading3"/>
            <w:keepNext w:val="0"/>
            <w:keepLines w:val="0"/>
            <w:widowControl w:val="0"/>
            <w:spacing w:after="80" w:before="280" w:lineRule="auto"/>
          </w:pPr>
        </w:pPrChange>
      </w:pPr>
      <w:bookmarkStart w:colFirst="0" w:colLast="0" w:name="_sui6r1xdeunh" w:id="3"/>
      <w:bookmarkEnd w:id="3"/>
      <w:r w:rsidDel="00000000" w:rsidR="00000000" w:rsidRPr="00000000">
        <w:rPr>
          <w:rtl w:val="0"/>
          <w:rPrChange w:author="Akbota Zhumabekova" w:id="3" w:date="2026-08-20T06:44:28Z">
            <w:rPr>
              <w:color w:val="000000"/>
              <w:sz w:val="26"/>
              <w:szCs w:val="26"/>
            </w:rPr>
          </w:rPrChange>
        </w:rPr>
        <w:t xml:space="preserve">Реестр исполнителей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325"/>
        <w:gridCol w:w="1740"/>
        <w:gridCol w:w="1875"/>
        <w:gridCol w:w="1575"/>
        <w:tblGridChange w:id="0">
          <w:tblGrid>
            <w:gridCol w:w="1845"/>
            <w:gridCol w:w="2325"/>
            <w:gridCol w:w="1740"/>
            <w:gridCol w:w="1875"/>
            <w:gridCol w:w="157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c9a0a6" w:space="0" w:sz="6" w:val="single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пользователя B24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Стадии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Заявитель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Ответственный по сделке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ASSIGNED_BY_ID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1, 3, 4, 12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Сотрудник ЦМК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Санат Нармагамбетов,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Рустам Палтушев,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Имдат Халилов,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Игорь Быков,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Ерлан Аккузинов,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Виктор Моргунов.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384</w:t>
              <w:br w:type="textWrapping"/>
              <w:t xml:space="preserve">383</w:t>
              <w:br w:type="textWrapping"/>
              <w:t xml:space="preserve">716</w:t>
              <w:br w:type="textWrapping"/>
              <w:t xml:space="preserve">458</w:t>
              <w:br w:type="textWrapping"/>
              <w:t xml:space="preserve">1625</w:t>
              <w:br w:type="textWrapping"/>
              <w:t xml:space="preserve">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2, 6</w:t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Google Doc / проверка ЗП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Султанмураткызы Гулнур — проверка ЗК (Gate A)</w:t>
              <w:br w:type="textWrapping"/>
              <w:br w:type="textWrapping"/>
              <w:t xml:space="preserve"> Жилкайдарова Карина — проверка и дозаполнение ЗП (Gate 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438</w:t>
              <w:br w:type="textWrapping"/>
              <w:t xml:space="preserve"> 286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21652@avh.kz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 (Gate A и Gate B)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Доп. комплектация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Негодяев Дмитрий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22011@avh.kz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Сверка перед закрытием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Жолмағанбетова Ақerke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20610@avh.kz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РТиУ / ЭСФ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Болатова Аяна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22976@avh.kz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Поддержка интеграции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Отдел ОПБП-2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[TBD]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все (ошибки)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widowControl w:val="0"/>
        <w:spacing w:after="80" w:before="280" w:lineRule="auto"/>
        <w:rPr>
          <w:del w:author="Akbota Zhumabekova" w:id="4" w:date="2026-08-20T06:40:04Z"/>
          <w:b w:val="0"/>
          <w:bCs w:val="0"/>
          <w:color w:val="000000"/>
          <w:sz w:val="22"/>
          <w:szCs w:val="22"/>
        </w:rPr>
      </w:pPr>
      <w:del w:author="Akbota Zhumabekova" w:id="4" w:date="2026-08-20T06:40:04Z">
        <w:bookmarkStart w:colFirst="0" w:colLast="0" w:name="_c4ordt3l8fai" w:id="4"/>
        <w:bookmarkEnd w:id="4"/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62">
      <w:pPr>
        <w:pStyle w:val="Heading3"/>
        <w:keepNext w:val="0"/>
        <w:keepLines w:val="0"/>
        <w:widowControl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c4ordt3l8fa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widowControl w:val="0"/>
        <w:spacing w:after="80" w:before="280" w:lineRule="auto"/>
        <w:rPr>
          <w:rPrChange w:author="Akbota Zhumabekova" w:id="5" w:date="2026-08-20T06:44:33Z">
            <w:rPr>
              <w:color w:val="000000"/>
              <w:sz w:val="26"/>
              <w:szCs w:val="26"/>
            </w:rPr>
          </w:rPrChange>
        </w:rPr>
        <w:pPrChange w:author="Akbota Zhumabekova" w:id="0" w:date="2026-08-20T06:44:33Z">
          <w:pPr>
            <w:pStyle w:val="Heading3"/>
            <w:keepNext w:val="0"/>
            <w:keepLines w:val="0"/>
            <w:widowControl w:val="0"/>
            <w:spacing w:after="80" w:before="280" w:lineRule="auto"/>
          </w:pPr>
        </w:pPrChange>
      </w:pPr>
      <w:bookmarkStart w:colFirst="0" w:colLast="0" w:name="_1iu4f8iey6pb" w:id="5"/>
      <w:bookmarkEnd w:id="5"/>
      <w:r w:rsidDel="00000000" w:rsidR="00000000" w:rsidRPr="00000000">
        <w:rPr>
          <w:rtl w:val="0"/>
          <w:rPrChange w:author="Akbota Zhumabekova" w:id="5" w:date="2026-08-20T06:44:33Z">
            <w:rPr>
              <w:color w:val="000000"/>
              <w:sz w:val="26"/>
              <w:szCs w:val="26"/>
            </w:rPr>
          </w:rPrChange>
        </w:rPr>
        <w:t xml:space="preserve">Общая схема потока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widowControl w:val="0"/>
        <w:spacing w:after="80" w:before="280" w:lineRule="auto"/>
        <w:rPr>
          <w:color w:val="000000"/>
          <w:rPrChange w:author="Akbota Zhumabekova" w:id="6" w:date="2026-08-20T06:44:38Z">
            <w:rPr>
              <w:color w:val="000000"/>
              <w:sz w:val="26"/>
              <w:szCs w:val="26"/>
            </w:rPr>
          </w:rPrChange>
        </w:rPr>
        <w:pPrChange w:author="Akbota Zhumabekova" w:id="0" w:date="2026-08-20T06:44:38Z">
          <w:pPr>
            <w:pStyle w:val="Heading3"/>
            <w:keepNext w:val="0"/>
            <w:keepLines w:val="0"/>
            <w:widowControl w:val="0"/>
            <w:spacing w:after="80" w:before="280" w:lineRule="auto"/>
          </w:pPr>
        </w:pPrChange>
      </w:pPr>
      <w:bookmarkStart w:colFirst="0" w:colLast="0" w:name="_fw9kplp036no" w:id="6"/>
      <w:bookmarkEnd w:id="6"/>
      <w:r w:rsidDel="00000000" w:rsidR="00000000" w:rsidRPr="00000000">
        <w:rPr>
          <w:color w:val="000000"/>
          <w:rtl w:val="0"/>
          <w:rPrChange w:author="Akbota Zhumabekova" w:id="6" w:date="2026-08-20T06:44:38Z">
            <w:rPr>
              <w:color w:val="000000"/>
              <w:sz w:val="26"/>
              <w:szCs w:val="26"/>
            </w:rPr>
          </w:rPrChange>
        </w:rPr>
        <w:t xml:space="preserve">Стадия 1: ПТО. Проверка заказа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Akbota Zhumabekova" w:id="6" w:date="2026-08-20T06:44:38Z">
            <w:rPr>
              <w:rFonts w:ascii="Roboto Mono" w:cs="Roboto Mono" w:eastAsia="Roboto Mono" w:hAnsi="Roboto Mono"/>
              <w:color w:val="188038"/>
              <w:sz w:val="26"/>
              <w:szCs w:val="26"/>
            </w:rPr>
          </w:rPrChange>
        </w:rPr>
        <w:t xml:space="preserve">C56:UC_4TOQP6</w:t>
      </w:r>
      <w:r w:rsidDel="00000000" w:rsidR="00000000" w:rsidRPr="00000000">
        <w:rPr>
          <w:color w:val="000000"/>
          <w:rtl w:val="0"/>
          <w:rPrChange w:author="Akbota Zhumabekova" w:id="6" w:date="2026-08-20T06:44:38Z">
            <w:rPr>
              <w:color w:val="000000"/>
              <w:sz w:val="26"/>
              <w:szCs w:val="26"/>
            </w:rPr>
          </w:rPrChange>
        </w:rPr>
        <w:t xml:space="preserve">)</w:t>
      </w:r>
    </w:p>
    <w:p w:rsidR="00000000" w:rsidDel="00000000" w:rsidP="00000000" w:rsidRDefault="00000000" w:rsidRPr="00000000" w14:paraId="00000067">
      <w:pPr>
        <w:widowControl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Триггер → Обязательные поля → Поведение системы → Результат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4695"/>
        <w:tblGridChange w:id="0">
          <w:tblGrid>
            <w:gridCol w:w="4650"/>
            <w:gridCol w:w="46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9a0a6" w:space="0" w:sz="6" w:val="single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сделки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Обязательные поля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См. таблицу ниже (включая «Регион», «Пункт доставки»; «Склад компании» — при ENUM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7442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Lookup первичного ЗК, автозаполнение ACTIVITY/PROJECT, валидация, проверка дублей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Переход на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C56:UC_Q8BURF</w:t>
            </w:r>
            <w:r w:rsidDel="00000000" w:rsidR="00000000" w:rsidRPr="00000000">
              <w:rPr>
                <w:rtl w:val="0"/>
              </w:rPr>
              <w:t xml:space="preserve"> (стадия 2) или блокировка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C56:LOSE</w:t>
            </w:r>
            <w:r w:rsidDel="00000000" w:rsidR="00000000" w:rsidRPr="00000000">
              <w:rPr>
                <w:rtl w:val="0"/>
              </w:rPr>
              <w:t xml:space="preserve"> при отказе от дубля</w:t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rPr>
          <w:del w:author="Akbota Zhumabekova" w:id="7" w:date="2026-08-20T06:41:23Z"/>
        </w:rPr>
      </w:pPr>
      <w:r w:rsidDel="00000000" w:rsidR="00000000" w:rsidRPr="00000000">
        <w:rPr>
          <w:rtl w:val="0"/>
        </w:rPr>
        <w:br w:type="textWrapping"/>
      </w:r>
      <w:del w:author="Akbota Zhumabekova" w:id="7" w:date="2026-08-20T06:41:23Z">
        <w:r w:rsidDel="00000000" w:rsidR="00000000" w:rsidRPr="00000000">
          <w:rPr>
            <w:rtl w:val="0"/>
          </w:rPr>
          <w:br w:type="textWrapping"/>
        </w:r>
      </w:del>
    </w:p>
    <w:p w:rsidR="00000000" w:rsidDel="00000000" w:rsidP="00000000" w:rsidRDefault="00000000" w:rsidRPr="00000000" w14:paraId="00000074">
      <w:pPr>
        <w:widowControl w:val="0"/>
        <w:rPr>
          <w:del w:author="Akbota Zhumabekova" w:id="7" w:date="2026-08-20T06:41:23Z"/>
        </w:rPr>
      </w:pPr>
      <w:del w:author="Akbota Zhumabekova" w:id="7" w:date="2026-08-20T06:41:23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Кто действует и что делает:</w:t>
      </w:r>
    </w:p>
    <w:p w:rsidR="00000000" w:rsidDel="00000000" w:rsidP="00000000" w:rsidRDefault="00000000" w:rsidRPr="00000000" w14:paraId="00000079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Заявитель</w:t>
      </w:r>
      <w:r w:rsidDel="00000000" w:rsidR="00000000" w:rsidRPr="00000000">
        <w:rPr>
          <w:rtl w:val="0"/>
        </w:rPr>
        <w:t xml:space="preserve"> (ответственный по сделке) — создаёт заявку.</w:t>
      </w:r>
    </w:p>
    <w:p w:rsidR="00000000" w:rsidDel="00000000" w:rsidP="00000000" w:rsidRDefault="00000000" w:rsidRPr="00000000" w14:paraId="0000007B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Робот CRM</w:t>
      </w:r>
      <w:r w:rsidDel="00000000" w:rsidR="00000000" w:rsidRPr="00000000">
        <w:rPr>
          <w:rtl w:val="0"/>
        </w:rPr>
        <w:t xml:space="preserve"> — проверяет обязательные поля, подтягивает данные из первичного ЗК, считает направление деятельности и проект, </w:t>
      </w:r>
      <w:commentRangeStart w:id="0"/>
      <w:commentRangeStart w:id="1"/>
      <w:r w:rsidDel="00000000" w:rsidR="00000000" w:rsidRPr="00000000">
        <w:rPr>
          <w:rtl w:val="0"/>
        </w:rPr>
        <w:t xml:space="preserve">проверяет дубли.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Бизнес-смысл:</w:t>
      </w:r>
      <w:r w:rsidDel="00000000" w:rsidR="00000000" w:rsidRPr="00000000">
        <w:rPr>
          <w:rtl w:val="0"/>
        </w:rPr>
        <w:t xml:space="preserve"> собрать полный пакет данных до передачи ЦМК на коммерческую оценку.</w:t>
      </w:r>
    </w:p>
    <w:p w:rsidR="00000000" w:rsidDel="00000000" w:rsidP="00000000" w:rsidRDefault="00000000" w:rsidRPr="00000000" w14:paraId="0000007D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Заполнение полей (Человеческий фактор):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835"/>
        <w:gridCol w:w="1020"/>
        <w:gridCol w:w="3210"/>
        <w:tblGridChange w:id="0">
          <w:tblGrid>
            <w:gridCol w:w="2280"/>
            <w:gridCol w:w="2835"/>
            <w:gridCol w:w="1020"/>
            <w:gridCol w:w="32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9a0a6" w:space="0" w:sz="6" w:val="single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поля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Идентификатор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вводится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Номер первичного заказа клиента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UF_CRM_1693298354712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Номер проведенного ЗК в 1С (например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АСАА-028014-2026</w:t>
            </w:r>
            <w:r w:rsidDel="00000000" w:rsidR="00000000" w:rsidRPr="00000000">
              <w:rPr>
                <w:rtl w:val="0"/>
              </w:rPr>
              <w:t xml:space="preserve"> 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Подразделение-заявитель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UF_CRM_1690169191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Элемент справочника iblock 64 (7П, 71П, и др.)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Группа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UF_CRM_1690169216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Элемент iblock 65 — группа проекта для ЗП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Требуемая дата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UF_CRM_1755671185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Дата изготовления → в ЗП как дата поступления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Наша компания (контрагент ЗК)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UF_CRM_1707998114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Обычно из lookup первичного ЗК; заявитель проверяет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highlight w:val="red"/>
                <w:rPrChange w:author="Akbota Zhumabekova" w:id="8" w:date="2026-08-20T12:11:30Z">
                  <w:rPr/>
                </w:rPrChange>
              </w:rPr>
            </w:pPr>
            <w:commentRangeStart w:id="2"/>
            <w:r w:rsidDel="00000000" w:rsidR="00000000" w:rsidRPr="00000000">
              <w:rPr>
                <w:highlight w:val="red"/>
                <w:rtl w:val="0"/>
                <w:rPrChange w:author="Akbota Zhumabekova" w:id="8" w:date="2026-08-20T12:11:30Z">
                  <w:rPr/>
                </w:rPrChange>
              </w:rPr>
              <w:t xml:space="preserve">Компания от которой выставляется документ (</w:t>
            </w:r>
            <w:commentRangeStart w:id="3"/>
            <w:r w:rsidDel="00000000" w:rsidR="00000000" w:rsidRPr="00000000">
              <w:rPr>
                <w:highlight w:val="red"/>
                <w:rtl w:val="0"/>
                <w:rPrChange w:author="Akbota Zhumabekova" w:id="8" w:date="2026-08-20T12:11:30Z">
                  <w:rPr/>
                </w:rPrChange>
              </w:rPr>
              <w:t xml:space="preserve">организация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highlight w:val="red"/>
                <w:rtl w:val="0"/>
                <w:rPrChange w:author="Akbota Zhumabekova" w:id="8" w:date="2026-08-20T12:11:30Z">
                  <w:rPr/>
                </w:rPrChange>
              </w:rPr>
              <w:t xml:space="preserve"> ЗП)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Roboto Mono" w:cs="Roboto Mono" w:eastAsia="Roboto Mono" w:hAnsi="Roboto Mono"/>
                <w:color w:val="188038"/>
                <w:highlight w:val="red"/>
                <w:rPrChange w:author="Akbota Zhumabekova" w:id="8" w:date="2026-08-20T12:11:30Z">
                  <w:rPr>
                    <w:rFonts w:ascii="Roboto Mono" w:cs="Roboto Mono" w:eastAsia="Roboto Mono" w:hAnsi="Roboto Mono"/>
                    <w:color w:val="188038"/>
                  </w:rPr>
                </w:rPrChange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red"/>
                <w:rtl w:val="0"/>
                <w:rPrChange w:author="Akbota Zhumabekova" w:id="8" w:date="2026-08-20T12:11:30Z">
                  <w:rPr>
                    <w:rFonts w:ascii="Roboto Mono" w:cs="Roboto Mono" w:eastAsia="Roboto Mono" w:hAnsi="Roboto Mono"/>
                    <w:color w:val="188038"/>
                  </w:rPr>
                </w:rPrChange>
              </w:rPr>
              <w:t xml:space="preserve">UF_CRM_1736519656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highlight w:val="red"/>
                <w:rPrChange w:author="Akbota Zhumabekova" w:id="8" w:date="2026-08-20T12:11:30Z">
                  <w:rPr/>
                </w:rPrChange>
              </w:rPr>
            </w:pPr>
            <w:r w:rsidDel="00000000" w:rsidR="00000000" w:rsidRPr="00000000">
              <w:rPr>
                <w:highlight w:val="red"/>
                <w:rtl w:val="0"/>
                <w:rPrChange w:author="Akbota Zhumabekova" w:id="8" w:date="2026-08-20T12:11:30Z">
                  <w:rPr/>
                </w:rPrChange>
              </w:rPr>
              <w:t xml:space="preserve">да*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  <w:highlight w:val="red"/>
                <w:rPrChange w:author="Akbota Zhumabekova" w:id="8" w:date="2026-08-20T12:11:30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  <w:rPrChange w:author="Akbota Zhumabekova" w:id="8" w:date="2026-08-20T12:11:30Z">
                  <w:rPr>
                    <w:sz w:val="20"/>
                    <w:szCs w:val="20"/>
                  </w:rPr>
                </w:rPrChange>
              </w:rPr>
              <w:t xml:space="preserve">Обычно из lookup; заявитель проверяет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  <w:t xml:space="preserve">Конечный покупатель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UF_CRM_1734616709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Подтягивается из lookup; заявитель проверяет 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ORIGINAL_CUSTOMER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Руководитель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UF_CRM_1707998503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Элемент iblock 108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color w:val="ff0000"/>
                <w:rPrChange w:author="Akbota Zhumabekova" w:id="9" w:date="2026-08-20T12:12:34Z">
                  <w:rPr/>
                </w:rPrChange>
              </w:rPr>
            </w:pPr>
            <w:r w:rsidDel="00000000" w:rsidR="00000000" w:rsidRPr="00000000">
              <w:rPr>
                <w:color w:val="ff0000"/>
                <w:rtl w:val="0"/>
                <w:rPrChange w:author="Akbota Zhumabekova" w:id="9" w:date="2026-08-20T12:12:34Z">
                  <w:rPr/>
                </w:rPrChange>
              </w:rPr>
              <w:t xml:space="preserve">Проект для проверки ЦМК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Roboto Mono" w:cs="Roboto Mono" w:eastAsia="Roboto Mono" w:hAnsi="Roboto Mono"/>
                <w:color w:val="ff0000"/>
                <w:rPrChange w:author="Akbota Zhumabekova" w:id="9" w:date="2026-08-20T12:12:34Z">
                  <w:rPr>
                    <w:rFonts w:ascii="Roboto Mono" w:cs="Roboto Mono" w:eastAsia="Roboto Mono" w:hAnsi="Roboto Mono"/>
                    <w:color w:val="188038"/>
                  </w:rPr>
                </w:rPrChange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  <w:rPrChange w:author="Akbota Zhumabekova" w:id="9" w:date="2026-08-20T12:12:34Z">
                  <w:rPr>
                    <w:rFonts w:ascii="Roboto Mono" w:cs="Roboto Mono" w:eastAsia="Roboto Mono" w:hAnsi="Roboto Mono"/>
                    <w:color w:val="188038"/>
                  </w:rPr>
                </w:rPrChange>
              </w:rPr>
              <w:t xml:space="preserve">UF_CRM_1728641720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color w:val="ff0000"/>
                <w:rPrChange w:author="Akbota Zhumabekova" w:id="9" w:date="2026-08-20T12:12:34Z">
                  <w:rPr/>
                </w:rPrChange>
              </w:rPr>
            </w:pPr>
            <w:r w:rsidDel="00000000" w:rsidR="00000000" w:rsidRPr="00000000">
              <w:rPr>
                <w:color w:val="ff0000"/>
                <w:rtl w:val="0"/>
                <w:rPrChange w:author="Akbota Zhumabekova" w:id="9" w:date="2026-08-20T12:12:34Z">
                  <w:rPr/>
                </w:rPrChange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color w:val="ff0000"/>
                <w:sz w:val="20"/>
                <w:szCs w:val="20"/>
                <w:rPrChange w:author="Akbota Zhumabekova" w:id="9" w:date="2026-08-20T12:12:34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  <w:rPrChange w:author="Akbota Zhumabekova" w:id="9" w:date="2026-08-20T12:12:34Z">
                  <w:rPr>
                    <w:sz w:val="20"/>
                    <w:szCs w:val="20"/>
                  </w:rPr>
                </w:rPrChange>
              </w:rPr>
              <w:t xml:space="preserve">ENUM — направление для внутренней проверки ЦМК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Регион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UF_CRM_1721820807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Бизнес-регион → JSON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поле 1С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БизнесРегион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Пункт доставки</w:t>
            </w:r>
            <w:r w:rsidDel="00000000" w:rsidR="00000000" w:rsidRPr="00000000">
              <w:rPr>
                <w:rtl w:val="0"/>
              </w:rPr>
              <w:t xml:space="preserve"> (склад получатель ЗП)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UF_CRM_1762861386290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7441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«На объект»,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7442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«На склад компании»,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7443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«Конечному заказчику»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b w:val="1"/>
                <w:bCs w:val="1"/>
              </w:rPr>
            </w:pPr>
            <w:commentRangeStart w:id="4"/>
            <w:r w:rsidDel="00000000" w:rsidR="00000000" w:rsidRPr="00000000">
              <w:rPr>
                <w:b w:val="1"/>
                <w:bCs w:val="1"/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UF_CRM_1762861520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если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7442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GUID склада (iblock 91)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STOCK_IN_GUID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SUPPLIER_ORDER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color w:val="ff0000"/>
                <w:rPrChange w:author="Akbota Zhumabekova" w:id="10" w:date="2026-08-20T12:26:11Z">
                  <w:rPr/>
                </w:rPrChange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color w:val="ff0000"/>
                <w:rtl w:val="0"/>
                <w:rPrChange w:author="Akbota Zhumabekova" w:id="10" w:date="2026-08-20T12:26:11Z">
                  <w:rPr/>
                </w:rPrChange>
              </w:rPr>
              <w:t xml:space="preserve">Проектная документация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i w:val="1"/>
                <w:iCs w:val="1"/>
                <w:color w:val="ff0000"/>
                <w:rPrChange w:author="Akbota Zhumabekova" w:id="10" w:date="2026-08-20T12:26:11Z">
                  <w:rPr>
                    <w:i w:val="1"/>
                    <w:iCs w:val="1"/>
                  </w:rPr>
                </w:rPrChange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  <w:rPrChange w:author="Akbota Zhumabekova" w:id="10" w:date="2026-08-20T12:26:11Z">
                  <w:rPr>
                    <w:rFonts w:ascii="Roboto Mono" w:cs="Roboto Mono" w:eastAsia="Roboto Mono" w:hAnsi="Roboto Mono"/>
                    <w:color w:val="188038"/>
                  </w:rPr>
                </w:rPrChange>
              </w:rPr>
              <w:t xml:space="preserve">UF_CRM_PROJECT_DOCS</w:t>
            </w:r>
            <w:r w:rsidDel="00000000" w:rsidR="00000000" w:rsidRPr="00000000">
              <w:rPr>
                <w:color w:val="ff0000"/>
                <w:rtl w:val="0"/>
                <w:rPrChange w:author="Akbota Zhumabekova" w:id="10" w:date="2026-08-20T12:26:11Z">
                  <w:rPr/>
                </w:rPrChange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  <w:rPrChange w:author="Akbota Zhumabekova" w:id="10" w:date="2026-08-20T12:26:11Z">
                  <w:rPr>
                    <w:i w:val="1"/>
                    <w:iCs w:val="1"/>
                  </w:rPr>
                </w:rPrChange>
              </w:rPr>
              <w:t xml:space="preserve">(создать)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b w:val="1"/>
                <w:bCs w:val="1"/>
                <w:color w:val="ff0000"/>
                <w:rPrChange w:author="Akbota Zhumabekova" w:id="10" w:date="2026-08-20T12:26:11Z">
                  <w:rPr>
                    <w:b w:val="1"/>
                    <w:bCs w:val="1"/>
                  </w:rPr>
                </w:rPrChange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  <w:rPrChange w:author="Akbota Zhumabekova" w:id="10" w:date="2026-08-20T12:26:11Z">
                  <w:rPr>
                    <w:b w:val="1"/>
                    <w:bCs w:val="1"/>
                  </w:rPr>
                </w:rPrChange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color w:val="ff0000"/>
                <w:sz w:val="20"/>
                <w:szCs w:val="20"/>
                <w:rPrChange w:author="Akbota Zhumabekova" w:id="10" w:date="2026-08-20T12:26:11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  <w:rPrChange w:author="Akbota Zhumabekova" w:id="10" w:date="2026-08-20T12:26:11Z">
                  <w:rPr>
                    <w:sz w:val="20"/>
                    <w:szCs w:val="20"/>
                  </w:rPr>
                </w:rPrChange>
              </w:rPr>
              <w:t xml:space="preserve">До 5 файлов. Объединяет прежние поля: Проект, АВП, ПП, ТЗ, Расчёт ценообразования, Разработка проекта КМД.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Товарные позиции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Номенклатура + количество;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цены пусты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color w:val="ff0000"/>
                <w:rPrChange w:author="Akbota Zhumabekova" w:id="11" w:date="2026-08-20T12:29:58Z">
                  <w:rPr/>
                </w:rPrChange>
              </w:rPr>
            </w:pPr>
            <w:r w:rsidDel="00000000" w:rsidR="00000000" w:rsidRPr="00000000">
              <w:rPr>
                <w:color w:val="ff0000"/>
                <w:rtl w:val="0"/>
                <w:rPrChange w:author="Akbota Zhumabekova" w:id="11" w:date="2026-08-20T12:29:58Z">
                  <w:rPr/>
                </w:rPrChange>
              </w:rPr>
              <w:t xml:space="preserve">Комплектация (если используется)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i w:val="1"/>
                <w:iCs w:val="1"/>
                <w:color w:val="ff0000"/>
                <w:rPrChange w:author="Akbota Zhumabekova" w:id="11" w:date="2026-08-20T12:29:58Z">
                  <w:rPr>
                    <w:i w:val="1"/>
                    <w:iCs w:val="1"/>
                  </w:rPr>
                </w:rPrChange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  <w:rPrChange w:author="Akbota Zhumabekova" w:id="11" w:date="2026-08-20T12:29:58Z">
                  <w:rPr>
                    <w:rFonts w:ascii="Roboto Mono" w:cs="Roboto Mono" w:eastAsia="Roboto Mono" w:hAnsi="Roboto Mono"/>
                    <w:color w:val="188038"/>
                  </w:rPr>
                </w:rPrChange>
              </w:rPr>
              <w:t xml:space="preserve">UF_CRM_KIT_ID</w:t>
            </w:r>
            <w:r w:rsidDel="00000000" w:rsidR="00000000" w:rsidRPr="00000000">
              <w:rPr>
                <w:color w:val="ff0000"/>
                <w:rtl w:val="0"/>
                <w:rPrChange w:author="Akbota Zhumabekova" w:id="11" w:date="2026-08-20T12:29:58Z">
                  <w:rPr/>
                </w:rPrChange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ff0000"/>
                <w:rtl w:val="0"/>
                <w:rPrChange w:author="Akbota Zhumabekova" w:id="11" w:date="2026-08-20T12:29:58Z">
                  <w:rPr>
                    <w:i w:val="1"/>
                    <w:iCs w:val="1"/>
                  </w:rPr>
                </w:rPrChange>
              </w:rPr>
              <w:t xml:space="preserve">(создать)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color w:val="ff0000"/>
                <w:rPrChange w:author="Akbota Zhumabekova" w:id="11" w:date="2026-08-20T12:29:58Z">
                  <w:rPr/>
                </w:rPrChange>
              </w:rPr>
            </w:pPr>
            <w:r w:rsidDel="00000000" w:rsidR="00000000" w:rsidRPr="00000000">
              <w:rPr>
                <w:color w:val="ff0000"/>
                <w:rtl w:val="0"/>
                <w:rPrChange w:author="Akbota Zhumabekova" w:id="11" w:date="2026-08-20T12:29:58Z">
                  <w:rPr/>
                </w:rPrChange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color w:val="ff0000"/>
                <w:sz w:val="20"/>
                <w:szCs w:val="20"/>
                <w:rPrChange w:author="Akbota Zhumabekova" w:id="11" w:date="2026-08-20T12:29:58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  <w:rPrChange w:author="Akbota Zhumabekova" w:id="11" w:date="2026-08-20T12:29:58Z">
                  <w:rPr>
                    <w:sz w:val="20"/>
                    <w:szCs w:val="20"/>
                  </w:rPr>
                </w:rPrChange>
              </w:rPr>
              <w:t xml:space="preserve">Ссылка на smart-процесс комплектации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color w:val="ff0000"/>
                <w:rPrChange w:author="Akbota Zhumabekova" w:id="12" w:date="2026-08-20T12:32:50Z">
                  <w:rPr/>
                </w:rPrChange>
              </w:rPr>
            </w:pPr>
            <w:r w:rsidDel="00000000" w:rsidR="00000000" w:rsidRPr="00000000">
              <w:rPr>
                <w:color w:val="ff0000"/>
                <w:rtl w:val="0"/>
                <w:rPrChange w:author="Akbota Zhumabekova" w:id="12" w:date="2026-08-20T12:32:50Z">
                  <w:rPr/>
                </w:rPrChange>
              </w:rPr>
              <w:t xml:space="preserve">Утверждающий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Roboto Mono" w:cs="Roboto Mono" w:eastAsia="Roboto Mono" w:hAnsi="Roboto Mono"/>
                <w:color w:val="ff0000"/>
                <w:rPrChange w:author="Akbota Zhumabekova" w:id="12" w:date="2026-08-20T12:32:50Z">
                  <w:rPr>
                    <w:rFonts w:ascii="Roboto Mono" w:cs="Roboto Mono" w:eastAsia="Roboto Mono" w:hAnsi="Roboto Mono"/>
                    <w:color w:val="188038"/>
                  </w:rPr>
                </w:rPrChange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  <w:rPrChange w:author="Akbota Zhumabekova" w:id="12" w:date="2026-08-20T12:32:50Z">
                  <w:rPr>
                    <w:rFonts w:ascii="Roboto Mono" w:cs="Roboto Mono" w:eastAsia="Roboto Mono" w:hAnsi="Roboto Mono"/>
                    <w:color w:val="188038"/>
                  </w:rPr>
                </w:rPrChange>
              </w:rPr>
              <w:t xml:space="preserve">UF_CRM_1721820934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color w:val="ff0000"/>
                <w:rPrChange w:author="Akbota Zhumabekova" w:id="12" w:date="2026-08-20T12:32:50Z">
                  <w:rPr/>
                </w:rPrChange>
              </w:rPr>
            </w:pPr>
            <w:r w:rsidDel="00000000" w:rsidR="00000000" w:rsidRPr="00000000">
              <w:rPr>
                <w:color w:val="ff0000"/>
                <w:rtl w:val="0"/>
                <w:rPrChange w:author="Akbota Zhumabekova" w:id="12" w:date="2026-08-20T12:32:50Z">
                  <w:rPr/>
                </w:rPrChange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color w:val="ff0000"/>
                <w:sz w:val="20"/>
                <w:szCs w:val="20"/>
                <w:rPrChange w:author="Akbota Zhumabekova" w:id="12" w:date="2026-08-20T12:32:50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  <w:rPrChange w:author="Akbota Zhumabekova" w:id="12" w:date="2026-08-20T12:32:50Z">
                  <w:rPr>
                    <w:sz w:val="20"/>
                    <w:szCs w:val="20"/>
                  </w:rPr>
                </w:rPrChange>
              </w:rPr>
              <w:t xml:space="preserve">Заполняется роботом = ответственный; заявитель проверяет</w:t>
            </w:r>
          </w:p>
        </w:tc>
      </w:tr>
    </w:tbl>
    <w:p w:rsidR="00000000" w:rsidDel="00000000" w:rsidP="00000000" w:rsidRDefault="00000000" w:rsidRPr="00000000" w14:paraId="000000C4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Цепочка автозаполнения и дальнейшее использование данных: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изменении «Номер первичного заказа клиента»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UF_CRM_1693298354712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primary = LOOKUP(ЗК в 1С или справочник B24, номер+год)</w:t>
      </w:r>
    </w:p>
    <w:p w:rsidR="00000000" w:rsidDel="00000000" w:rsidP="00000000" w:rsidRDefault="00000000" w:rsidRPr="00000000" w14:paraId="000000CA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ЕСЛИ найден:</w:t>
      </w:r>
    </w:p>
    <w:p w:rsidR="00000000" w:rsidDel="00000000" w:rsidP="00000000" w:rsidRDefault="00000000" w:rsidRPr="00000000" w14:paraId="000000CB">
      <w:pPr>
        <w:widowControl w:val="0"/>
        <w:spacing w:line="276" w:lineRule="auto"/>
        <w:rPr>
          <w:color w:val="ff0000"/>
          <w:rPrChange w:author="Akbota Zhumabekova" w:id="13" w:date="2026-08-20T12:33:18Z">
            <w:rPr/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  <w:rPrChange w:author="Akbota Zhumabekova" w:id="13" w:date="2026-08-20T12:33:18Z">
            <w:rPr>
              <w:rFonts w:ascii="Arial Unicode MS" w:cs="Arial Unicode MS" w:eastAsia="Arial Unicode MS" w:hAnsi="Arial Unicode MS"/>
            </w:rPr>
          </w:rPrChange>
        </w:rPr>
        <w:t xml:space="preserve">UF_CRM_1734616709 ← конечный покупатель (COMPANY в первичном Заказе Клиента)</w:t>
      </w:r>
    </w:p>
    <w:p w:rsidR="00000000" w:rsidDel="00000000" w:rsidP="00000000" w:rsidRDefault="00000000" w:rsidRPr="00000000" w14:paraId="000000CC">
      <w:pPr>
        <w:widowControl w:val="0"/>
        <w:spacing w:line="276" w:lineRule="auto"/>
        <w:rPr>
          <w:color w:val="ff0000"/>
          <w:rPrChange w:author="Akbota Zhumabekova" w:id="13" w:date="2026-08-20T12:33:18Z">
            <w:rPr/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  <w:rPrChange w:author="Akbota Zhumabekova" w:id="13" w:date="2026-08-20T12:33:18Z">
            <w:rPr>
              <w:rFonts w:ascii="Arial Unicode MS" w:cs="Arial Unicode MS" w:eastAsia="Arial Unicode MS" w:hAnsi="Arial Unicode MS"/>
            </w:rPr>
          </w:rPrChange>
        </w:rPr>
        <w:t xml:space="preserve">UF_CRM_1707998114 ← наша компания (ORGANIZATION в ЗК)</w:t>
      </w:r>
    </w:p>
    <w:p w:rsidR="00000000" w:rsidDel="00000000" w:rsidP="00000000" w:rsidRDefault="00000000" w:rsidRPr="00000000" w14:paraId="000000CD">
      <w:pPr>
        <w:widowControl w:val="0"/>
        <w:spacing w:line="276" w:lineRule="auto"/>
        <w:rPr>
          <w:color w:val="ff0000"/>
          <w:rPrChange w:author="Akbota Zhumabekova" w:id="13" w:date="2026-08-20T12:33:18Z">
            <w:rPr/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  <w:rPrChange w:author="Akbota Zhumabekova" w:id="13" w:date="2026-08-20T12:33:18Z">
            <w:rPr>
              <w:rFonts w:ascii="Arial Unicode MS" w:cs="Arial Unicode MS" w:eastAsia="Arial Unicode MS" w:hAnsi="Arial Unicode MS"/>
            </w:rPr>
          </w:rPrChange>
        </w:rPr>
        <w:t xml:space="preserve">UF_CRM_1721728435 ← проект / сайт (SITE в первичном Заказе Клиента)</w:t>
      </w:r>
    </w:p>
    <w:p w:rsidR="00000000" w:rsidDel="00000000" w:rsidP="00000000" w:rsidRDefault="00000000" w:rsidRPr="00000000" w14:paraId="000000CE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spacing w:line="276" w:lineRule="auto"/>
        <w:rPr>
          <w:rFonts w:ascii="Roboto Mono" w:cs="Roboto Mono" w:eastAsia="Roboto Mono" w:hAnsi="Roboto Mono"/>
          <w:color w:val="cc0000"/>
        </w:rPr>
      </w:pPr>
      <w:r w:rsidDel="00000000" w:rsidR="00000000" w:rsidRPr="00000000">
        <w:rPr>
          <w:rFonts w:ascii="Roboto Mono" w:cs="Roboto Mono" w:eastAsia="Roboto Mono" w:hAnsi="Roboto Mono"/>
          <w:color w:val="cc0000"/>
          <w:rtl w:val="0"/>
        </w:rPr>
        <w:t xml:space="preserve">ИНАЧЕ: предупреждение или блокировка сохранения</w:t>
      </w:r>
    </w:p>
    <w:p w:rsidR="00000000" w:rsidDel="00000000" w:rsidP="00000000" w:rsidRDefault="00000000" w:rsidRPr="00000000" w14:paraId="000000D0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1">
      <w:pPr>
        <w:widowControl w:val="0"/>
        <w:spacing w:line="276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При изменении «Подразделение»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UF_CRM_1690169191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D2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ЕСЛИ значение IN (7П):</w:t>
      </w:r>
    </w:p>
    <w:p w:rsidR="00000000" w:rsidDel="00000000" w:rsidP="00000000" w:rsidRDefault="00000000" w:rsidRPr="00000000" w14:paraId="000000D3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 для ЗК = 237</w:t>
      </w:r>
    </w:p>
    <w:p w:rsidR="00000000" w:rsidDel="00000000" w:rsidP="00000000" w:rsidRDefault="00000000" w:rsidRPr="00000000" w14:paraId="000000D4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UF_CRM_1744896704 = 6842 → ACTIVITY «ЦМК Телекоммуникации»</w:t>
      </w:r>
    </w:p>
    <w:p w:rsidR="00000000" w:rsidDel="00000000" w:rsidP="00000000" w:rsidRDefault="00000000" w:rsidRPr="00000000" w14:paraId="000000D5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ИНАЧЕ:</w:t>
      </w:r>
    </w:p>
    <w:p w:rsidR="00000000" w:rsidDel="00000000" w:rsidP="00000000" w:rsidRDefault="00000000" w:rsidRPr="00000000" w14:paraId="000000D6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 для ЗК = 245</w:t>
      </w:r>
    </w:p>
    <w:p w:rsidR="00000000" w:rsidDel="00000000" w:rsidP="00000000" w:rsidRDefault="00000000" w:rsidRPr="00000000" w14:paraId="000000D7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UF_CRM_1744896704 = 6843 → ACTIVITY «ЦМК Другие»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STOCK_IN_GUID</w:t>
      </w:r>
      <w:r w:rsidDel="00000000" w:rsidR="00000000" w:rsidRPr="00000000">
        <w:rPr>
          <w:b w:val="1"/>
          <w:bCs w:val="1"/>
          <w:rtl w:val="0"/>
        </w:rPr>
        <w:t xml:space="preserve"> для ЗП (из полей стадии 1):</w:t>
      </w:r>
    </w:p>
    <w:p w:rsidR="00000000" w:rsidDel="00000000" w:rsidP="00000000" w:rsidRDefault="00000000" w:rsidRPr="00000000" w14:paraId="000000DA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7441 «На объект»→ STOCK_IN_GUID=«Прямые поставки на объекты 7п»  (только SUPPLIER_ORDER)</w:t>
      </w:r>
    </w:p>
    <w:p w:rsidR="00000000" w:rsidDel="00000000" w:rsidP="00000000" w:rsidRDefault="00000000" w:rsidRPr="00000000" w14:paraId="000000DB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C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7443 «Конечному заказчику»→STOCK_IN_GUID=«Прямые поставки на объекты 7п»  (только SUPPLIER_ORDER)</w:t>
      </w:r>
    </w:p>
    <w:p w:rsidR="00000000" w:rsidDel="00000000" w:rsidP="00000000" w:rsidRDefault="00000000" w:rsidRPr="00000000" w14:paraId="000000DD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E">
      <w:pPr>
        <w:widowControl w:val="0"/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7442 «На склад компании»→STOCK_IN_GUID=GUID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UF_CRM_1721821168</w:t>
      </w:r>
    </w:p>
    <w:p w:rsidR="00000000" w:rsidDel="00000000" w:rsidP="00000000" w:rsidRDefault="00000000" w:rsidRPr="00000000" w14:paraId="000000DF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  <w:tab/>
        <w:t xml:space="preserve">(только SUPPLIER_ORDER)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Куда пойдут данные: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widowControl w:val="0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UF_CRM_1693298354712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CUSTOMER_SALE_ORDER_NUMBER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_YEAR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ЗК</w:t>
      </w:r>
    </w:p>
    <w:p w:rsidR="00000000" w:rsidDel="00000000" w:rsidP="00000000" w:rsidRDefault="00000000" w:rsidRPr="00000000" w14:paraId="000000E5">
      <w:pPr>
        <w:widowControl w:val="0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UF_CRM_1690169191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SUPPLIER_ORDER</w:t>
      </w:r>
      <w:r w:rsidDel="00000000" w:rsidR="00000000" w:rsidRPr="00000000">
        <w:rPr>
          <w:rtl w:val="0"/>
        </w:rPr>
        <w:t xml:space="preserve">; расчёт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(237/245) для ЗК</w:t>
      </w:r>
    </w:p>
    <w:p w:rsidR="00000000" w:rsidDel="00000000" w:rsidP="00000000" w:rsidRDefault="00000000" w:rsidRPr="00000000" w14:paraId="000000E6">
      <w:pPr>
        <w:widowControl w:val="0"/>
        <w:ind w:left="108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UF_CRM_1755671185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DATE_OF_ISSUE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SUPPLIER_ORDER</w:t>
      </w:r>
    </w:p>
    <w:p w:rsidR="00000000" w:rsidDel="00000000" w:rsidP="00000000" w:rsidRDefault="00000000" w:rsidRPr="00000000" w14:paraId="000000E7">
      <w:pPr>
        <w:widowControl w:val="0"/>
        <w:ind w:left="108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UF_CRM_1721820807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CLIENT_ORDER,SUPPLIER_ORDER</w:t>
      </w:r>
    </w:p>
    <w:p w:rsidR="00000000" w:rsidDel="00000000" w:rsidP="00000000" w:rsidRDefault="00000000" w:rsidRPr="00000000" w14:paraId="000000E8">
      <w:pPr>
        <w:widowControl w:val="0"/>
        <w:ind w:left="108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UF_CRM_1762861386290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UF_CRM_1762861520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STOCK_IN_GUID</w:t>
      </w:r>
      <w:r w:rsidDel="00000000" w:rsidR="00000000" w:rsidRPr="00000000">
        <w:rPr>
          <w:b w:val="1"/>
          <w:bCs w:val="1"/>
          <w:rtl w:val="0"/>
        </w:rPr>
        <w:t xml:space="preserve"> только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SUPPLIER_ORDER</w:t>
      </w:r>
    </w:p>
    <w:p w:rsidR="00000000" w:rsidDel="00000000" w:rsidP="00000000" w:rsidRDefault="00000000" w:rsidRPr="00000000" w14:paraId="000000E9">
      <w:pPr>
        <w:widowControl w:val="0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PRODUCT_ROWS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(без цен) → оба блока CREATE на </w:t>
      </w:r>
      <w:r w:rsidDel="00000000" w:rsidR="00000000" w:rsidRPr="00000000">
        <w:rPr>
          <w:b w:val="1"/>
          <w:bCs w:val="1"/>
          <w:rtl w:val="0"/>
        </w:rPr>
        <w:t xml:space="preserve">стадии 4</w:t>
      </w:r>
    </w:p>
    <w:p w:rsidR="00000000" w:rsidDel="00000000" w:rsidP="00000000" w:rsidRDefault="00000000" w:rsidRPr="00000000" w14:paraId="000000EA">
      <w:pPr>
        <w:widowControl w:val="0"/>
        <w:ind w:left="108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UF_CRM_PROJECT_DOCS</w:t>
      </w:r>
      <w:r w:rsidDel="00000000" w:rsidR="00000000" w:rsidRPr="00000000">
        <w:rPr>
          <w:rtl w:val="0"/>
        </w:rPr>
        <w:t xml:space="preserve"> — только B24, в REST не передаётся</w:t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widowControl w:val="0"/>
        <w:rPr>
          <w:color w:val="ff0000"/>
          <w:rPrChange w:author="Akbota Zhumabekova" w:id="14" w:date="2026-08-20T12:42:37Z">
            <w:rPr/>
          </w:rPrChange>
        </w:rPr>
      </w:pPr>
      <w:r w:rsidDel="00000000" w:rsidR="00000000" w:rsidRPr="00000000">
        <w:rPr>
          <w:b w:val="1"/>
          <w:bCs w:val="1"/>
          <w:color w:val="ff0000"/>
          <w:rtl w:val="0"/>
          <w:rPrChange w:author="Akbota Zhumabekova" w:id="14" w:date="2026-08-20T12:42:37Z">
            <w:rPr>
              <w:b w:val="1"/>
              <w:bCs w:val="1"/>
            </w:rPr>
          </w:rPrChange>
        </w:rPr>
        <w:t xml:space="preserve">В 1С на этой стадии:</w:t>
      </w:r>
      <w:r w:rsidDel="00000000" w:rsidR="00000000" w:rsidRPr="00000000">
        <w:rPr>
          <w:color w:val="ff0000"/>
          <w:rtl w:val="0"/>
          <w:rPrChange w:author="Akbota Zhumabekova" w:id="14" w:date="2026-08-20T12:42:37Z">
            <w:rPr/>
          </w:rPrChange>
        </w:rPr>
        <w:t xml:space="preserve"> ничего не отправляется.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Условия и блокировки перехода (Gates / Критерии):</w:t>
      </w:r>
    </w:p>
    <w:p w:rsidR="00000000" w:rsidDel="00000000" w:rsidP="00000000" w:rsidRDefault="00000000" w:rsidRPr="00000000" w14:paraId="000000EF">
      <w:pPr>
        <w:widowControl w:val="0"/>
        <w:ind w:left="1800" w:hanging="36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Блокирует переход: любое обязательное поле пусто;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PRODUCT_ROWS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количество ≤ 0</w:t>
      </w:r>
      <w:del w:author="Akbota Zhumabekova" w:id="15" w:date="2026-08-20T12:42:58Z">
        <w:r w:rsidDel="00000000" w:rsidR="00000000" w:rsidRPr="00000000">
          <w:rPr>
            <w:rtl w:val="0"/>
          </w:rPr>
          <w:delText xml:space="preserve"> или указана цена</w:delText>
        </w:r>
      </w:del>
      <w:r w:rsidDel="00000000" w:rsidR="00000000" w:rsidRPr="00000000">
        <w:rPr>
          <w:rtl w:val="0"/>
        </w:rPr>
        <w:t xml:space="preserve">; не выбран «Пункт доставки»; при </w:t>
      </w:r>
      <w:ins w:author="Akbota Zhumabekova" w:id="16" w:date="2026-08-20T12:43:58Z">
        <w:r w:rsidDel="00000000" w:rsidR="00000000" w:rsidRPr="00000000">
          <w:rPr>
            <w:b w:val="1"/>
            <w:bCs w:val="1"/>
            <w:rtl w:val="0"/>
            <w:rPrChange w:author="Akbota Zhumabekova" w:id="17" w:date="2026-08-20T12:43:58Z">
              <w:rPr/>
            </w:rPrChange>
          </w:rPr>
          <w:t xml:space="preserve">Пункт доставки(</w:t>
        </w:r>
      </w:ins>
      <w:r w:rsidDel="00000000" w:rsidR="00000000" w:rsidRPr="00000000">
        <w:rPr>
          <w:rtl w:val="0"/>
        </w:rPr>
        <w:t xml:space="preserve">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7442</w:t>
      </w:r>
      <w:ins w:author="Akbota Zhumabekova" w:id="18" w:date="2026-08-20T12:44:02Z">
        <w:r w:rsidDel="00000000" w:rsidR="00000000" w:rsidRPr="00000000">
          <w:rPr>
            <w:rFonts w:ascii="Roboto Mono" w:cs="Roboto Mono" w:eastAsia="Roboto Mono" w:hAnsi="Roboto Mono"/>
            <w:color w:val="188038"/>
            <w:rtl w:val="0"/>
          </w:rPr>
          <w:t xml:space="preserve">)</w:t>
        </w:r>
      </w:ins>
      <w:r w:rsidDel="00000000" w:rsidR="00000000" w:rsidRPr="00000000">
        <w:rPr>
          <w:rFonts w:ascii="Arimo" w:cs="Arimo" w:eastAsia="Arimo" w:hAnsi="Arimo"/>
          <w:rtl w:val="0"/>
        </w:rPr>
        <w:t xml:space="preserve"> пуст «Склад компании»; пуст «Регион»;.</w:t>
      </w:r>
    </w:p>
    <w:p w:rsidR="00000000" w:rsidDel="00000000" w:rsidP="00000000" w:rsidRDefault="00000000" w:rsidRPr="00000000" w14:paraId="000000F0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Дубль номера первичного ЗК:</w:t>
      </w:r>
      <w:r w:rsidDel="00000000" w:rsidR="00000000" w:rsidRPr="00000000">
        <w:rPr>
          <w:rtl w:val="0"/>
        </w:rPr>
        <w:t xml:space="preserve"> уведомление; заявитель — «Согласовать» или </w:t>
      </w:r>
      <w:ins w:author="Akbota Zhumabekova" w:id="19" w:date="2026-08-20T12:47:39Z">
        <w:r w:rsidDel="00000000" w:rsidR="00000000" w:rsidRPr="00000000">
          <w:rPr>
            <w:rtl w:val="0"/>
            <w:rPrChange w:author="Akbota Zhumabekova" w:id="20" w:date="2026-08-20T12:47:39Z">
              <w:rPr/>
            </w:rPrChange>
          </w:rPr>
          <w:t xml:space="preserve">«Провал»(</w:t>
        </w:r>
      </w:ins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C56:LOSE</w:t>
      </w:r>
      <w:ins w:author="Akbota Zhumabekova" w:id="21" w:date="2026-08-20T12:47:53Z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rtl w:val="0"/>
          </w:rPr>
          <w:t xml:space="preserve">)</w:t>
        </w:r>
      </w:ins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Успех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C56:UC_Q8BURF</w:t>
      </w:r>
      <w:r w:rsidDel="00000000" w:rsidR="00000000" w:rsidRPr="00000000">
        <w:rPr>
          <w:rtl w:val="0"/>
        </w:rPr>
        <w:t xml:space="preserve"> (стадия 2).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widowControl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1gcvpmluv5t8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widowControl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wvb4af8it11g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widowControl w:val="0"/>
        <w:spacing w:after="80" w:before="280" w:lineRule="auto"/>
        <w:rPr>
          <w:color w:val="000000"/>
          <w:rPrChange w:author="Akbota Zhumabekova" w:id="22" w:date="2026-08-20T06:44:49Z">
            <w:rPr>
              <w:color w:val="000000"/>
              <w:sz w:val="26"/>
              <w:szCs w:val="26"/>
            </w:rPr>
          </w:rPrChange>
        </w:rPr>
        <w:pPrChange w:author="Akbota Zhumabekova" w:id="0" w:date="2026-08-20T06:44:49Z">
          <w:pPr>
            <w:pStyle w:val="Heading3"/>
            <w:keepNext w:val="0"/>
            <w:keepLines w:val="0"/>
            <w:widowControl w:val="0"/>
            <w:spacing w:after="80" w:before="280" w:lineRule="auto"/>
          </w:pPr>
        </w:pPrChange>
      </w:pPr>
      <w:bookmarkStart w:colFirst="0" w:colLast="0" w:name="_pyfwfevwf7nt" w:id="9"/>
      <w:bookmarkEnd w:id="9"/>
      <w:r w:rsidDel="00000000" w:rsidR="00000000" w:rsidRPr="00000000">
        <w:rPr>
          <w:color w:val="000000"/>
          <w:rtl w:val="0"/>
          <w:rPrChange w:author="Akbota Zhumabekova" w:id="22" w:date="2026-08-20T06:44:49Z">
            <w:rPr>
              <w:color w:val="000000"/>
              <w:sz w:val="26"/>
              <w:szCs w:val="26"/>
            </w:rPr>
          </w:rPrChange>
        </w:rPr>
        <w:t xml:space="preserve">Стадия 2: Согласование производства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  <w:rPrChange w:author="Akbota Zhumabekova" w:id="22" w:date="2026-08-20T06:44:49Z">
            <w:rPr>
              <w:rFonts w:ascii="Roboto Mono" w:cs="Roboto Mono" w:eastAsia="Roboto Mono" w:hAnsi="Roboto Mono"/>
              <w:color w:val="188038"/>
              <w:sz w:val="26"/>
              <w:szCs w:val="26"/>
            </w:rPr>
          </w:rPrChange>
        </w:rPr>
        <w:t xml:space="preserve">C56:UC_Q8BURF</w:t>
      </w:r>
      <w:r w:rsidDel="00000000" w:rsidR="00000000" w:rsidRPr="00000000">
        <w:rPr>
          <w:color w:val="000000"/>
          <w:rtl w:val="0"/>
          <w:rPrChange w:author="Akbota Zhumabekova" w:id="22" w:date="2026-08-20T06:44:49Z">
            <w:rPr>
              <w:color w:val="000000"/>
              <w:sz w:val="26"/>
              <w:szCs w:val="26"/>
            </w:rPr>
          </w:rPrChange>
        </w:rPr>
        <w:t xml:space="preserve">)</w:t>
      </w:r>
    </w:p>
    <w:p w:rsidR="00000000" w:rsidDel="00000000" w:rsidP="00000000" w:rsidRDefault="00000000" w:rsidRPr="00000000" w14:paraId="000000F7">
      <w:pPr>
        <w:widowControl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Триггер → Обязательные поля → Поведение системы → Результат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0"/>
        <w:gridCol w:w="4725"/>
        <w:tblGridChange w:id="0">
          <w:tblGrid>
            <w:gridCol w:w="4620"/>
            <w:gridCol w:w="47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9a0a6" w:space="0" w:sz="6" w:val="single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Закрытие задания ЦМК / нажатие «Согласовать»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Обязательные поля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Цены, % предоплаты, плановые даты,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склад выдачи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UF_STOCK_OUT_LIST_ID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Валидация коммерческих полей; логистика получателя уже зафиксирована на стадии 1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Переход на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C56:PREPARATION</w:t>
            </w:r>
            <w:r w:rsidDel="00000000" w:rsidR="00000000" w:rsidRPr="00000000">
              <w:rPr>
                <w:rtl w:val="0"/>
              </w:rPr>
              <w:t xml:space="preserve"> (стадия 3) или возврат на стадию 1</w:t>
            </w:r>
          </w:p>
        </w:tc>
      </w:tr>
    </w:tbl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Кто действует и что делает:</w:t>
      </w:r>
    </w:p>
    <w:p w:rsidR="00000000" w:rsidDel="00000000" w:rsidP="00000000" w:rsidRDefault="00000000" w:rsidRPr="00000000" w14:paraId="00000105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Сотрудник ЦМК</w:t>
      </w:r>
      <w:r w:rsidDel="00000000" w:rsidR="00000000" w:rsidRPr="00000000">
        <w:rPr>
          <w:rtl w:val="0"/>
        </w:rPr>
        <w:t xml:space="preserve"> — назначает цены и НДС, согласует % предоплаты, плановые даты, </w:t>
      </w:r>
      <w:r w:rsidDel="00000000" w:rsidR="00000000" w:rsidRPr="00000000">
        <w:rPr>
          <w:b w:val="1"/>
          <w:bCs w:val="1"/>
          <w:rtl w:val="0"/>
        </w:rPr>
        <w:t xml:space="preserve">склад выдачи</w:t>
      </w:r>
      <w:r w:rsidDel="00000000" w:rsidR="00000000" w:rsidRPr="00000000">
        <w:rPr>
          <w:rtl w:val="0"/>
        </w:rPr>
        <w:t xml:space="preserve"> (ЗК).</w:t>
      </w:r>
    </w:p>
    <w:p w:rsidR="00000000" w:rsidDel="00000000" w:rsidP="00000000" w:rsidRDefault="00000000" w:rsidRPr="00000000" w14:paraId="00000107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Оператор 1С</w:t>
      </w:r>
      <w:r w:rsidDel="00000000" w:rsidR="00000000" w:rsidRPr="00000000">
        <w:rPr>
          <w:rtl w:val="0"/>
        </w:rPr>
        <w:t xml:space="preserve"> (при необходимости) — заводит отсутствующую номенклатуру через Google Doc.</w:t>
      </w:r>
    </w:p>
    <w:p w:rsidR="00000000" w:rsidDel="00000000" w:rsidP="00000000" w:rsidRDefault="00000000" w:rsidRPr="00000000" w14:paraId="00000108">
      <w:pPr>
        <w:widowControl w:val="0"/>
        <w:ind w:left="180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Бизнес-смысл:</w:t>
      </w:r>
      <w:r w:rsidDel="00000000" w:rsidR="00000000" w:rsidRPr="00000000">
        <w:rPr>
          <w:rtl w:val="0"/>
        </w:rPr>
        <w:t xml:space="preserve"> коммерческие условия и склад отгрузки ЗК — до проверки заявителем и CREATE на стадии 4.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Текст задания для сотрудника ЦМК (в Битрикс24)</w:t>
      </w:r>
    </w:p>
    <w:p w:rsidR="00000000" w:rsidDel="00000000" w:rsidP="00000000" w:rsidRDefault="00000000" w:rsidRPr="00000000" w14:paraId="00000109">
      <w:pPr>
        <w:widowControl w:val="0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Задание: Согласовать коммерческие условия и производство</w:t>
      </w:r>
    </w:p>
    <w:p w:rsidR="00000000" w:rsidDel="00000000" w:rsidP="00000000" w:rsidRDefault="00000000" w:rsidRPr="00000000" w14:paraId="0000010A">
      <w:pPr>
        <w:widowControl w:val="0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сделки: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{Имя сделки}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Заявитель: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{Заявитель}</w:t>
      </w:r>
    </w:p>
    <w:p w:rsidR="00000000" w:rsidDel="00000000" w:rsidP="00000000" w:rsidRDefault="00000000" w:rsidRPr="00000000" w14:paraId="0000010B">
      <w:pPr>
        <w:widowControl w:val="0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необходимо сделать:</w:t>
      </w:r>
    </w:p>
    <w:p w:rsidR="00000000" w:rsidDel="00000000" w:rsidP="00000000" w:rsidRDefault="00000000" w:rsidRPr="00000000" w14:paraId="0000010C">
      <w:pPr>
        <w:widowControl w:val="0"/>
        <w:spacing w:before="240" w:lineRule="auto"/>
        <w:ind w:left="1680" w:right="60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Проверьте позиции заказа и наличие номенклатуры в </w:t>
      </w:r>
      <w:r w:rsidDel="00000000" w:rsidR="00000000" w:rsidRPr="00000000">
        <w:rPr>
          <w:i w:val="1"/>
          <w:iCs w:val="1"/>
          <w:rtl w:val="0"/>
        </w:rPr>
        <w:t xml:space="preserve">Google Doc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(если позиций нет — внесите их через реестр/Google Doc)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widowControl w:val="0"/>
        <w:ind w:left="1680" w:right="60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Укажите цены,артикул и ставку НДС для всех позиций.</w:t>
      </w:r>
    </w:p>
    <w:p w:rsidR="00000000" w:rsidDel="00000000" w:rsidP="00000000" w:rsidRDefault="00000000" w:rsidRPr="00000000" w14:paraId="0000010E">
      <w:pPr>
        <w:widowControl w:val="0"/>
        <w:ind w:left="1680" w:right="60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Заполните коммерческие условия: </w:t>
      </w:r>
      <w:r w:rsidDel="00000000" w:rsidR="00000000" w:rsidRPr="00000000">
        <w:rPr>
          <w:b w:val="1"/>
          <w:bCs w:val="1"/>
          <w:rtl w:val="0"/>
        </w:rPr>
        <w:t xml:space="preserve">% предоплаты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плановые даты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склад выдачи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widowControl w:val="0"/>
        <w:spacing w:after="240" w:lineRule="auto"/>
        <w:ind w:left="1680" w:right="60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«Согласовать»</w:t>
      </w:r>
      <w:r w:rsidDel="00000000" w:rsidR="00000000" w:rsidRPr="00000000">
        <w:rPr>
          <w:rtl w:val="0"/>
        </w:rPr>
        <w:t xml:space="preserve"> для передачи сделки дальше.</w:t>
      </w:r>
    </w:p>
    <w:p w:rsidR="00000000" w:rsidDel="00000000" w:rsidP="00000000" w:rsidRDefault="00000000" w:rsidRPr="00000000" w14:paraId="00000110">
      <w:pPr>
        <w:widowControl w:val="0"/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Если согласование невозможно или требуется уточнение условий — нажмите «На доработку» для возврата на Стадию 1 (ПТО).</w:t>
      </w:r>
    </w:p>
    <w:p w:rsidR="00000000" w:rsidDel="00000000" w:rsidP="00000000" w:rsidRDefault="00000000" w:rsidRPr="00000000" w14:paraId="00000111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Заполнение полей (Человеческий фактор):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3690"/>
        <w:gridCol w:w="945"/>
        <w:gridCol w:w="2460"/>
        <w:tblGridChange w:id="0">
          <w:tblGrid>
            <w:gridCol w:w="2250"/>
            <w:gridCol w:w="3690"/>
            <w:gridCol w:w="945"/>
            <w:gridCol w:w="24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9a0a6" w:space="0" w:sz="6" w:val="single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поля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Идентификатор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вводится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Артикул,Цена, НДС, «цена включает НДС»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PRODUCT_ROWS.PRICE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TAX_INCLUDED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Коммерческие условия по каждой позиции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Предоплата,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UF_CRM_1733494955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ENUM: 0%, 30%, 50%, 70%, 100% и др. (ID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6586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6596</w:t>
            </w:r>
            <w:r w:rsidDel="00000000" w:rsidR="00000000" w:rsidRPr="00000000">
              <w:rPr>
                <w:rtl w:val="0"/>
              </w:rPr>
              <w:t xml:space="preserve">; 25%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6796</w:t>
            </w:r>
            <w:r w:rsidDel="00000000" w:rsidR="00000000" w:rsidRPr="00000000">
              <w:rPr>
                <w:rtl w:val="0"/>
              </w:rPr>
              <w:t xml:space="preserve"> — [TBD])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Плановая дата начала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UF_CRM_1755863069225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Только CRM, в CREATE не уходит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Плановая дата окончания / отгрузки ЗК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UF_CRM_1728643717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JSON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DATE_OF_ISSUE</w:t>
            </w:r>
            <w:r w:rsidDel="00000000" w:rsidR="00000000" w:rsidRPr="00000000">
              <w:rPr>
                <w:rtl w:val="0"/>
              </w:rPr>
              <w:t xml:space="preserve"> в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CLIENT_ORDER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Склад выдачи</w:t>
            </w:r>
            <w:r w:rsidDel="00000000" w:rsidR="00000000" w:rsidRPr="00000000">
              <w:rPr>
                <w:rtl w:val="0"/>
              </w:rPr>
              <w:t xml:space="preserve"> (ЗК)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UF_STOCK_OUT_LIST_ID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STOCK_OUT_GUID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только в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CLIENT_ORDER</w:t>
            </w:r>
          </w:p>
        </w:tc>
      </w:tr>
    </w:tbl>
    <w:p w:rsidR="00000000" w:rsidDel="00000000" w:rsidP="00000000" w:rsidRDefault="00000000" w:rsidRPr="00000000" w14:paraId="0000012C">
      <w:pPr>
        <w:widowControl w:val="0"/>
        <w:ind w:right="60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widowControl w:val="0"/>
        <w:ind w:left="6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Цепочка автозаполнения и дальнейшее использование данных:</w:t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Маршрутизация складов в JSON (инвариант v3.1):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UF_STOCK_OUT_LIST_ID  → STOCK_OUT_GUID  → ТОЛЬКО блок CLIENT_ORDER</w:t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UF_CRM_1762861386290  → STOCK_IN_GUID   → ТОЛЬКО блок SUPPLIER_ORDER (заполнено на Стадии ПТО. Проверка заказа )</w:t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Предоплата %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UF_CRM_1733494955</w:t>
      </w:r>
      <w:r w:rsidDel="00000000" w:rsidR="00000000" w:rsidRPr="00000000">
        <w:rPr>
          <w:b w:val="1"/>
          <w:bCs w:val="1"/>
          <w:rtl w:val="0"/>
        </w:rPr>
        <w:t xml:space="preserve">) — маршрут после Gate A (стадия 4):</w:t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0%  → после Gate A:</w:t>
      </w:r>
      <w:r w:rsidDel="00000000" w:rsidR="00000000" w:rsidRPr="00000000">
        <w:rPr>
          <w:color w:val="188038"/>
          <w:rtl w:val="0"/>
        </w:rPr>
        <w:t xml:space="preserve"> C56:PREPAYMENT_INVOIC</w:t>
      </w:r>
      <w:r w:rsidDel="00000000" w:rsidR="00000000" w:rsidRPr="00000000">
        <w:rPr>
          <w:rtl w:val="0"/>
        </w:rPr>
        <w:t xml:space="preserve"> (стадия 6)</w:t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0%  → после Gate A: </w:t>
      </w:r>
      <w:r w:rsidDel="00000000" w:rsidR="00000000" w:rsidRPr="00000000">
        <w:rPr>
          <w:color w:val="188038"/>
          <w:rtl w:val="0"/>
        </w:rPr>
        <w:t xml:space="preserve">C56:UC_0RWTQW</w:t>
      </w:r>
      <w:r w:rsidDel="00000000" w:rsidR="00000000" w:rsidRPr="00000000">
        <w:rPr>
          <w:rtl w:val="0"/>
        </w:rPr>
        <w:t xml:space="preserve"> (стадия 5)</w:t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В 1С на этой стадии:</w:t>
      </w:r>
      <w:r w:rsidDel="00000000" w:rsidR="00000000" w:rsidRPr="00000000">
        <w:rPr>
          <w:rtl w:val="0"/>
        </w:rPr>
        <w:t xml:space="preserve"> ничего не отправляется.</w:t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Условия и блокировки перехода:</w:t>
      </w:r>
    </w:p>
    <w:p w:rsidR="00000000" w:rsidDel="00000000" w:rsidP="00000000" w:rsidRDefault="00000000" w:rsidRPr="00000000" w14:paraId="0000013F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Блокирует «Согласовать»: нет цен; не указан % предоплаты; пусты плановые даты; не указан склад выдачи.</w:t>
      </w:r>
    </w:p>
    <w:p w:rsidR="00000000" w:rsidDel="00000000" w:rsidP="00000000" w:rsidRDefault="00000000" w:rsidRPr="00000000" w14:paraId="00000140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Сырьё не обеспечено:</w:t>
      </w:r>
      <w:r w:rsidDel="00000000" w:rsidR="00000000" w:rsidRPr="00000000">
        <w:rPr>
          <w:rtl w:val="0"/>
        </w:rPr>
        <w:t xml:space="preserve"> ЦМК не согласует, пока не получит дату поставки сырья и не рассчитает план производства (ручной контроль, не системный gate).</w:t>
      </w:r>
    </w:p>
    <w:p w:rsidR="00000000" w:rsidDel="00000000" w:rsidP="00000000" w:rsidRDefault="00000000" w:rsidRPr="00000000" w14:paraId="00000141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«На доработку»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C56:UC_4TOQP6</w:t>
      </w:r>
      <w:r w:rsidDel="00000000" w:rsidR="00000000" w:rsidRPr="00000000">
        <w:rPr>
          <w:rtl w:val="0"/>
        </w:rPr>
        <w:t xml:space="preserve"> (стадия 1).</w:t>
      </w:r>
    </w:p>
    <w:p w:rsidR="00000000" w:rsidDel="00000000" w:rsidP="00000000" w:rsidRDefault="00000000" w:rsidRPr="00000000" w14:paraId="00000142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Кнопки </w:t>
      </w:r>
      <w:r w:rsidDel="00000000" w:rsidR="00000000" w:rsidRPr="00000000">
        <w:rPr>
          <w:b w:val="1"/>
          <w:bCs w:val="1"/>
          <w:rtl w:val="0"/>
        </w:rPr>
        <w:t xml:space="preserve">«Отменить» у ЦМК нет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Успех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C56:PREPARATION</w:t>
      </w:r>
      <w:r w:rsidDel="00000000" w:rsidR="00000000" w:rsidRPr="00000000">
        <w:rPr>
          <w:rtl w:val="0"/>
        </w:rPr>
        <w:t xml:space="preserve"> (стадия 3).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widowControl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pbpvtii1ouaz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Стадия 3: Согласование заявителем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C56:PREPARATION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47">
      <w:pPr>
        <w:widowControl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Триггер → Обязательные поля → Поведение системы → Результат</w:t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4695"/>
        <w:tblGridChange w:id="0">
          <w:tblGrid>
            <w:gridCol w:w="4650"/>
            <w:gridCol w:w="469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c9a0a6" w:space="0" w:sz="6" w:val="single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Заявитель нажимает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«Согласовать»</w:t>
            </w:r>
            <w:r w:rsidDel="00000000" w:rsidR="00000000" w:rsidRPr="00000000">
              <w:rPr>
                <w:rtl w:val="0"/>
              </w:rPr>
              <w:t xml:space="preserve"> после проверки данных стадий 1–2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Обязательные поля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Нет новых.</w:t>
            </w:r>
            <w:r w:rsidDel="00000000" w:rsidR="00000000" w:rsidRPr="00000000">
              <w:rPr>
                <w:rtl w:val="0"/>
              </w:rPr>
              <w:t xml:space="preserve"> Заявитель ничего не заполняет — только проверяет уже введённые данные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Read-only просмотр; валидация, что все обязательные поля S1–S2 заполнены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Переход на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C56:FINAL_INVOICE</w:t>
            </w:r>
            <w:r w:rsidDel="00000000" w:rsidR="00000000" w:rsidRPr="00000000">
              <w:rPr>
                <w:rtl w:val="0"/>
              </w:rPr>
              <w:t xml:space="preserve"> (стадия 4), где запускается CREATE и Gate A</w:t>
            </w:r>
          </w:p>
        </w:tc>
      </w:tr>
    </w:tbl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Кто действует и что делает:</w:t>
      </w:r>
    </w:p>
    <w:p w:rsidR="00000000" w:rsidDel="00000000" w:rsidP="00000000" w:rsidRDefault="00000000" w:rsidRPr="00000000" w14:paraId="00000153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4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Заявитель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только проверяет</w:t>
      </w:r>
      <w:r w:rsidDel="00000000" w:rsidR="00000000" w:rsidRPr="00000000">
        <w:rPr>
          <w:rtl w:val="0"/>
        </w:rPr>
        <w:t xml:space="preserve"> согласованные условия (номенклатура, цены, сроки, склады, предоплата). Новые поля </w:t>
      </w:r>
      <w:r w:rsidDel="00000000" w:rsidR="00000000" w:rsidRPr="00000000">
        <w:rPr>
          <w:b w:val="1"/>
          <w:bCs w:val="1"/>
          <w:rtl w:val="0"/>
        </w:rPr>
        <w:t xml:space="preserve">не вводит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Бизнес-смысл:</w:t>
      </w:r>
      <w:r w:rsidDel="00000000" w:rsidR="00000000" w:rsidRPr="00000000">
        <w:rPr>
          <w:rtl w:val="0"/>
        </w:rPr>
        <w:t xml:space="preserve"> финальная визуальная проверка заявителем перед созданием заказов в 1С на следующей стадии.</w:t>
        <w:br w:type="textWrapping"/>
        <w:br w:type="textWrapping"/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Цепочка автозаполнения и дальнейшее использование данных:</w:t>
      </w:r>
    </w:p>
    <w:p w:rsidR="00000000" w:rsidDel="00000000" w:rsidP="00000000" w:rsidRDefault="00000000" w:rsidRPr="00000000" w14:paraId="00000157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На этой стадии </w:t>
      </w:r>
      <w:r w:rsidDel="00000000" w:rsidR="00000000" w:rsidRPr="00000000">
        <w:rPr>
          <w:b w:val="1"/>
          <w:bCs w:val="1"/>
          <w:rtl w:val="0"/>
        </w:rPr>
        <w:t xml:space="preserve">REST не отправляется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Все данные S1–S2 передаются на стадию 4 без изменений.</w:t>
      </w:r>
    </w:p>
    <w:p w:rsidR="00000000" w:rsidDel="00000000" w:rsidP="00000000" w:rsidRDefault="00000000" w:rsidRPr="00000000" w14:paraId="0000015A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UF_CRM_1762861386290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UF_CRM_1762861520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(S1)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STOCK_IN_GUID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SUPPLIER_ORDER</w:t>
      </w:r>
      <w:r w:rsidDel="00000000" w:rsidR="00000000" w:rsidRPr="00000000">
        <w:rPr>
          <w:rtl w:val="0"/>
        </w:rPr>
        <w:t xml:space="preserve"> на S4.</w:t>
      </w:r>
    </w:p>
    <w:p w:rsidR="00000000" w:rsidDel="00000000" w:rsidP="00000000" w:rsidRDefault="00000000" w:rsidRPr="00000000" w14:paraId="0000015B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UF_STOCK_OUT_LIST_ID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(S2)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STOCK_OUT_GUID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CLIENT_ORDER</w:t>
      </w:r>
      <w:r w:rsidDel="00000000" w:rsidR="00000000" w:rsidRPr="00000000">
        <w:rPr>
          <w:rtl w:val="0"/>
        </w:rPr>
        <w:t xml:space="preserve"> на S4.</w:t>
      </w:r>
    </w:p>
    <w:p w:rsidR="00000000" w:rsidDel="00000000" w:rsidP="00000000" w:rsidRDefault="00000000" w:rsidRPr="00000000" w14:paraId="0000015C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Условия и блокировки перехода:</w:t>
      </w:r>
    </w:p>
    <w:p w:rsidR="00000000" w:rsidDel="00000000" w:rsidP="00000000" w:rsidRDefault="00000000" w:rsidRPr="00000000" w14:paraId="0000015E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«Согласовать»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C56:FINAL_INVOICE</w:t>
      </w:r>
      <w:r w:rsidDel="00000000" w:rsidR="00000000" w:rsidRPr="00000000">
        <w:rPr>
          <w:rtl w:val="0"/>
        </w:rPr>
        <w:t xml:space="preserve"> (стадия 4).</w:t>
      </w:r>
    </w:p>
    <w:p w:rsidR="00000000" w:rsidDel="00000000" w:rsidP="00000000" w:rsidRDefault="00000000" w:rsidRPr="00000000" w14:paraId="00000160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«На доработку»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C56:UC_Q8BURF</w:t>
      </w:r>
      <w:r w:rsidDel="00000000" w:rsidR="00000000" w:rsidRPr="00000000">
        <w:rPr>
          <w:rtl w:val="0"/>
        </w:rPr>
        <w:t xml:space="preserve"> (стадия 2).</w:t>
      </w:r>
    </w:p>
    <w:p w:rsidR="00000000" w:rsidDel="00000000" w:rsidP="00000000" w:rsidRDefault="00000000" w:rsidRPr="00000000" w14:paraId="00000161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«Прервать процесс»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C56:LOSE</w:t>
      </w:r>
      <w:r w:rsidDel="00000000" w:rsidR="00000000" w:rsidRPr="00000000">
        <w:rPr>
          <w:rtl w:val="0"/>
        </w:rPr>
        <w:t xml:space="preserve"> (стадия 12).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widowControl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kot7mf2u3t1q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Стадия 4: Согласование предоплаты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C56:FINAL_INVOICE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65">
      <w:pPr>
        <w:widowControl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Триггер → Обязательные поля → Поведение системы → Результат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4695"/>
        <w:tblGridChange w:id="0">
          <w:tblGrid>
            <w:gridCol w:w="4650"/>
            <w:gridCol w:w="46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9a0a6" w:space="0" w:sz="6" w:val="single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Вход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C56:FINAL_INVOICE</w:t>
            </w:r>
            <w:r w:rsidDel="00000000" w:rsidR="00000000" w:rsidRPr="00000000">
              <w:rPr>
                <w:rtl w:val="0"/>
              </w:rPr>
              <w:t xml:space="preserve"> после «Согласовать» заявителем на стадии 3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Обязательные поля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Все поля S1–S2 должны быть заполнены (проверка роботом)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Поведение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(ЗК+ЗП) → ожидание Gate A → маршрутизация по % предоплаты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 A,B закрыт  → стадия 5 или 6; иначе — ожидание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C56:FINAL_INVOICE</w:t>
            </w:r>
          </w:p>
        </w:tc>
      </w:tr>
    </w:tbl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Кто действует и что делает:</w:t>
      </w:r>
    </w:p>
    <w:p w:rsidR="00000000" w:rsidDel="00000000" w:rsidP="00000000" w:rsidRDefault="00000000" w:rsidRPr="00000000" w14:paraId="00000173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4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Робот CRM</w:t>
      </w:r>
      <w:r w:rsidDel="00000000" w:rsidR="00000000" w:rsidRPr="00000000">
        <w:rPr>
          <w:rtl w:val="0"/>
        </w:rPr>
        <w:t xml:space="preserve"> — при входе на стадию отправляет REST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в 1С; контролирует </w:t>
      </w:r>
      <w:r w:rsidDel="00000000" w:rsidR="00000000" w:rsidRPr="00000000">
        <w:rPr>
          <w:b w:val="1"/>
          <w:bCs w:val="1"/>
          <w:rtl w:val="0"/>
        </w:rPr>
        <w:t xml:space="preserve">Gate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HTTP-сервис 1С</w:t>
      </w:r>
      <w:r w:rsidDel="00000000" w:rsidR="00000000" w:rsidRPr="00000000">
        <w:rPr>
          <w:rtl w:val="0"/>
        </w:rPr>
        <w:t xml:space="preserve"> — создаёт и </w:t>
      </w:r>
      <w:r w:rsidDel="00000000" w:rsidR="00000000" w:rsidRPr="00000000">
        <w:rPr>
          <w:b w:val="1"/>
          <w:bCs w:val="1"/>
          <w:rtl w:val="0"/>
        </w:rPr>
        <w:t xml:space="preserve">проводит</w:t>
      </w:r>
      <w:r w:rsidDel="00000000" w:rsidR="00000000" w:rsidRPr="00000000">
        <w:rPr>
          <w:rtl w:val="0"/>
        </w:rPr>
        <w:t xml:space="preserve"> пару ЗК + ЗП.</w:t>
      </w:r>
    </w:p>
    <w:p w:rsidR="00000000" w:rsidDel="00000000" w:rsidP="00000000" w:rsidRDefault="00000000" w:rsidRPr="00000000" w14:paraId="00000176">
      <w:pPr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Гулнур Султанмураткызы (ID: 438)</w:t>
      </w:r>
    </w:p>
    <w:p w:rsidR="00000000" w:rsidDel="00000000" w:rsidP="00000000" w:rsidRDefault="00000000" w:rsidRPr="00000000" w14:paraId="00000178">
      <w:pPr>
        <w:widowControl w:val="0"/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Функционал:</w:t>
      </w:r>
      <w:r w:rsidDel="00000000" w:rsidR="00000000" w:rsidRPr="00000000">
        <w:rPr>
          <w:rtl w:val="0"/>
        </w:rPr>
        <w:t xml:space="preserve"> Авто-получение задачи CRM после ответа 1С. Сверка ЗК в базе, запись в Google Doc, фиксация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gdoc_task_done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widowControl w:val="0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Текст задачи CRM: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Задача: Контроль ЗК в 1С и сверка реестра (Gate A)</w:t>
      </w:r>
      <w:r w:rsidDel="00000000" w:rsidR="00000000" w:rsidRPr="00000000">
        <w:rPr>
          <w:rtl w:val="0"/>
        </w:rPr>
        <w:t xml:space="preserve"> В 1С проведены документы по сделке «{Имя сделки}».</w:t>
      </w:r>
    </w:p>
    <w:p w:rsidR="00000000" w:rsidDel="00000000" w:rsidP="00000000" w:rsidRDefault="00000000" w:rsidRPr="00000000" w14:paraId="0000017A">
      <w:pPr>
        <w:widowControl w:val="0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Номер ЗК: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{UF_CRM_1743773583}</w:t>
      </w:r>
    </w:p>
    <w:p w:rsidR="00000000" w:rsidDel="00000000" w:rsidP="00000000" w:rsidRDefault="00000000" w:rsidRPr="00000000" w14:paraId="0000017B">
      <w:pPr>
        <w:widowControl w:val="0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17C">
      <w:pPr>
        <w:widowControl w:val="0"/>
        <w:spacing w:before="240" w:lineRule="auto"/>
        <w:ind w:left="1680" w:right="60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Проверить ЗК 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{UF_CRM_1743773583}</w:t>
      </w:r>
      <w:r w:rsidDel="00000000" w:rsidR="00000000" w:rsidRPr="00000000">
        <w:rPr>
          <w:rtl w:val="0"/>
        </w:rPr>
        <w:t xml:space="preserve"> в 1С (реквизиты + таб. часть).</w:t>
      </w:r>
    </w:p>
    <w:p w:rsidR="00000000" w:rsidDel="00000000" w:rsidP="00000000" w:rsidRDefault="00000000" w:rsidRPr="00000000" w14:paraId="0000017D">
      <w:pPr>
        <w:widowControl w:val="0"/>
        <w:spacing w:after="240" w:lineRule="auto"/>
        <w:ind w:left="1680" w:right="60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Внести данные в рабочий Google Doc и нажать </w:t>
      </w:r>
      <w:r w:rsidDel="00000000" w:rsidR="00000000" w:rsidRPr="00000000">
        <w:rPr>
          <w:b w:val="1"/>
          <w:bCs w:val="1"/>
          <w:rtl w:val="0"/>
        </w:rPr>
        <w:t xml:space="preserve">«Завершить проверку»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widowControl w:val="0"/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Важно: Без выполнения задачи запуск производства и оплата блокируются (Gate A)</w:t>
      </w:r>
    </w:p>
    <w:p w:rsidR="00000000" w:rsidDel="00000000" w:rsidP="00000000" w:rsidRDefault="00000000" w:rsidRPr="00000000" w14:paraId="0000017F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Бизнес-смысл:</w:t>
      </w:r>
      <w:r w:rsidDel="00000000" w:rsidR="00000000" w:rsidRPr="00000000">
        <w:rPr>
          <w:rtl w:val="0"/>
        </w:rPr>
        <w:t xml:space="preserve"> фиксация заказов в учётной системе и подтверждение готовности к предоплате/изготовлению.</w:t>
      </w:r>
    </w:p>
    <w:p w:rsidR="00000000" w:rsidDel="00000000" w:rsidP="00000000" w:rsidRDefault="00000000" w:rsidRPr="00000000" w14:paraId="00000180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Заполнение полей (Человеческий фактор):</w:t>
      </w:r>
    </w:p>
    <w:p w:rsidR="00000000" w:rsidDel="00000000" w:rsidP="00000000" w:rsidRDefault="00000000" w:rsidRPr="00000000" w14:paraId="00000182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3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Человек поля не заполняет.</w:t>
      </w:r>
      <w:r w:rsidDel="00000000" w:rsidR="00000000" w:rsidRPr="00000000">
        <w:rPr>
          <w:rtl w:val="0"/>
        </w:rPr>
        <w:t xml:space="preserve"> Гулнур закрывает задание Google Doc (user </w:t>
      </w:r>
      <w:r w:rsidDel="00000000" w:rsidR="00000000" w:rsidRPr="00000000">
        <w:rPr>
          <w:b w:val="1"/>
          <w:bCs w:val="1"/>
          <w:rtl w:val="0"/>
        </w:rPr>
        <w:t xml:space="preserve">438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Понятие единого шлюза проверки на Стадии 4 теперь включает одновременно Gate A (Гулнур, user 438 — сверка ЗК и Google Doc) и Gate B (Карина, user 286 — проверка ЗП, дозаполнение пустых полей без полного изменения заказа, с отправкой замечаний </w:t>
      </w: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tl w:val="0"/>
        </w:rPr>
        <w:t xml:space="preserve">Отдел </w:t>
      </w:r>
      <w:r w:rsidDel="00000000" w:rsidR="00000000" w:rsidRPr="00000000">
        <w:rPr>
          <w:rtl w:val="0"/>
        </w:rPr>
        <w:t xml:space="preserve">по оптимизации бизнес-процессов 2 (ОПБП-2)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при ошибках).</w:t>
      </w:r>
    </w:p>
    <w:p w:rsidR="00000000" w:rsidDel="00000000" w:rsidP="00000000" w:rsidRDefault="00000000" w:rsidRPr="00000000" w14:paraId="00000185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Жилкайдарова Карина (ID: 286)</w:t>
      </w:r>
    </w:p>
    <w:p w:rsidR="00000000" w:rsidDel="00000000" w:rsidP="00000000" w:rsidRDefault="00000000" w:rsidRPr="00000000" w14:paraId="00000186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Функционал:</w:t>
      </w:r>
      <w:r w:rsidDel="00000000" w:rsidR="00000000" w:rsidRPr="00000000">
        <w:rPr>
          <w:rtl w:val="0"/>
        </w:rPr>
        <w:t xml:space="preserve"> Проверка Заказа поставщику в 1С после его автосоздания, дозаполнение непередавшихся реквизитов и сверка данных.</w:t>
      </w:r>
    </w:p>
    <w:p w:rsidR="00000000" w:rsidDel="00000000" w:rsidP="00000000" w:rsidRDefault="00000000" w:rsidRPr="00000000" w14:paraId="00000187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 задачи CRM:</w:t>
      </w:r>
    </w:p>
    <w:p w:rsidR="00000000" w:rsidDel="00000000" w:rsidP="00000000" w:rsidRDefault="00000000" w:rsidRPr="00000000" w14:paraId="00000188">
      <w:pPr>
        <w:widowControl w:val="0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Контроль, дозаполнение и проверка Заказа поставщику (Gate B)</w:t>
      </w:r>
    </w:p>
    <w:p w:rsidR="00000000" w:rsidDel="00000000" w:rsidP="00000000" w:rsidRDefault="00000000" w:rsidRPr="00000000" w14:paraId="00000189">
      <w:pPr>
        <w:widowControl w:val="0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 сделке «{Имя сделки}» сформирован Заказ поставщику.</w:t>
      </w:r>
    </w:p>
    <w:p w:rsidR="00000000" w:rsidDel="00000000" w:rsidP="00000000" w:rsidRDefault="00000000" w:rsidRPr="00000000" w14:paraId="0000018A">
      <w:pPr>
        <w:widowControl w:val="0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Номер ЗП: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color w:val="188038"/>
          <w:rtl w:val="0"/>
        </w:rPr>
        <w:t xml:space="preserve">UF_CRM_1721828219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widowControl w:val="0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Шаги:</w:t>
      </w:r>
    </w:p>
    <w:p w:rsidR="00000000" w:rsidDel="00000000" w:rsidP="00000000" w:rsidRDefault="00000000" w:rsidRPr="00000000" w14:paraId="0000018C">
      <w:pPr>
        <w:widowControl w:val="0"/>
        <w:spacing w:before="240" w:lineRule="auto"/>
        <w:ind w:left="1680" w:right="60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Открыть Заказ поставщику № {</w:t>
      </w:r>
      <w:r w:rsidDel="00000000" w:rsidR="00000000" w:rsidRPr="00000000">
        <w:rPr>
          <w:color w:val="188038"/>
          <w:rtl w:val="0"/>
        </w:rPr>
        <w:t xml:space="preserve">UF_CRM_1721828219</w:t>
      </w:r>
      <w:r w:rsidDel="00000000" w:rsidR="00000000" w:rsidRPr="00000000">
        <w:rPr>
          <w:rtl w:val="0"/>
        </w:rPr>
        <w:t xml:space="preserve">} в 1С и проверить его заполнение.</w:t>
      </w:r>
    </w:p>
    <w:p w:rsidR="00000000" w:rsidDel="00000000" w:rsidP="00000000" w:rsidRDefault="00000000" w:rsidRPr="00000000" w14:paraId="0000018D">
      <w:pPr>
        <w:widowControl w:val="0"/>
        <w:ind w:left="1680" w:right="60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Дозаполнение:</w:t>
      </w:r>
      <w:r w:rsidDel="00000000" w:rsidR="00000000" w:rsidRPr="00000000">
        <w:rPr>
          <w:rtl w:val="0"/>
        </w:rPr>
        <w:t xml:space="preserve"> Если отдельные обязательные поля/реквизиты оказались пустыми (не передались из CRM), </w:t>
      </w:r>
      <w:r w:rsidDel="00000000" w:rsidR="00000000" w:rsidRPr="00000000">
        <w:rPr>
          <w:b w:val="1"/>
          <w:bCs w:val="1"/>
          <w:rtl w:val="0"/>
        </w:rPr>
        <w:t xml:space="preserve">заполнить вручную недостающие данные в 1С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widowControl w:val="0"/>
        <w:ind w:left="1680" w:right="60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Сверка:</w:t>
      </w:r>
      <w:r w:rsidDel="00000000" w:rsidR="00000000" w:rsidRPr="00000000">
        <w:rPr>
          <w:rtl w:val="0"/>
        </w:rPr>
        <w:t xml:space="preserve"> Проверить реквизиты, суммы и табличную часть..</w:t>
      </w:r>
    </w:p>
    <w:p w:rsidR="00000000" w:rsidDel="00000000" w:rsidP="00000000" w:rsidRDefault="00000000" w:rsidRPr="00000000" w14:paraId="0000018F">
      <w:pPr>
        <w:widowControl w:val="0"/>
        <w:ind w:left="1680" w:right="60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Обратная связь:</w:t>
      </w:r>
      <w:r w:rsidDel="00000000" w:rsidR="00000000" w:rsidRPr="00000000">
        <w:rPr>
          <w:rtl w:val="0"/>
        </w:rPr>
        <w:t xml:space="preserve"> При наличии критических ошибок, не заполненных  полей или расхождений — </w:t>
      </w:r>
      <w:r w:rsidDel="00000000" w:rsidR="00000000" w:rsidRPr="00000000">
        <w:rPr>
          <w:b w:val="1"/>
          <w:bCs w:val="1"/>
          <w:rtl w:val="0"/>
        </w:rPr>
        <w:t xml:space="preserve">обязательно отписаться текстовым комментарием</w:t>
      </w:r>
      <w:r w:rsidDel="00000000" w:rsidR="00000000" w:rsidRPr="00000000">
        <w:rPr>
          <w:rtl w:val="0"/>
        </w:rPr>
        <w:t xml:space="preserve"> в адрес </w:t>
      </w:r>
      <w:r w:rsidDel="00000000" w:rsidR="00000000" w:rsidRPr="00000000">
        <w:rPr>
          <w:i w:val="1"/>
          <w:iCs w:val="1"/>
          <w:rtl w:val="0"/>
        </w:rPr>
        <w:t xml:space="preserve">Отдела по оптимизации бизнес-процессов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widowControl w:val="0"/>
        <w:spacing w:after="240" w:lineRule="auto"/>
        <w:ind w:left="1680" w:right="60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Нажать «Завершить задачу» / «Проверка выполнена».</w:t>
      </w:r>
    </w:p>
    <w:p w:rsidR="00000000" w:rsidDel="00000000" w:rsidP="00000000" w:rsidRDefault="00000000" w:rsidRPr="00000000" w14:paraId="00000191">
      <w:pPr>
        <w:widowControl w:val="0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Без подтверждения проверки Заказа поставщику дальнейшие этапы блокируются.</w:t>
      </w:r>
    </w:p>
    <w:p w:rsidR="00000000" w:rsidDel="00000000" w:rsidP="00000000" w:rsidRDefault="00000000" w:rsidRPr="00000000" w14:paraId="0000019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Заполнение полей (Человеческий фактор):</w:t>
      </w:r>
    </w:p>
    <w:p w:rsidR="00000000" w:rsidDel="00000000" w:rsidP="00000000" w:rsidRDefault="00000000" w:rsidRPr="00000000" w14:paraId="0000019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 Карина вручную вносит </w:t>
      </w:r>
      <w:r w:rsidDel="00000000" w:rsidR="00000000" w:rsidRPr="00000000">
        <w:rPr>
          <w:b w:val="1"/>
          <w:bCs w:val="1"/>
          <w:rtl w:val="0"/>
        </w:rPr>
        <w:t xml:space="preserve">недостающие (пустые) данные</w:t>
      </w:r>
      <w:r w:rsidDel="00000000" w:rsidR="00000000" w:rsidRPr="00000000">
        <w:rPr>
          <w:rtl w:val="0"/>
        </w:rPr>
        <w:t xml:space="preserve"> непосредственно в документ 1С. Основные поля и состав Заказа поставщику целиком не изменяются во избежание расхождений с CRM. Поля в Битрикс24 руками не заполняются — задача закрывается кнопкой «Завершить» после сверки.</w:t>
      </w:r>
    </w:p>
    <w:p w:rsidR="00000000" w:rsidDel="00000000" w:rsidP="00000000" w:rsidRDefault="00000000" w:rsidRPr="00000000" w14:paraId="00000194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Бизнес-смысл:</w:t>
      </w:r>
    </w:p>
    <w:p w:rsidR="00000000" w:rsidDel="00000000" w:rsidP="00000000" w:rsidRDefault="00000000" w:rsidRPr="00000000" w14:paraId="0000019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Временный контроль полноты передачи данных из CRM в 1С. Обеспечивает дозаполнение пустых реквизитов (возникающих из-за технических ограничений текущей интеграции) и оперативное информирование отдела оптимизации о сбоях передачи данных, без риска расхождения параметров сделки и заказа.</w:t>
      </w:r>
    </w:p>
    <w:p w:rsidR="00000000" w:rsidDel="00000000" w:rsidP="00000000" w:rsidRDefault="00000000" w:rsidRPr="00000000" w14:paraId="00000196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7">
      <w:pPr>
        <w:widowControl w:val="0"/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Цепочка автозаполнения и дальнейшее использование данных:</w:t>
      </w:r>
    </w:p>
    <w:p w:rsidR="00000000" w:rsidDel="00000000" w:rsidP="00000000" w:rsidRDefault="00000000" w:rsidRPr="00000000" w14:paraId="0000019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9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Триггер CREATE:</w:t>
      </w:r>
      <w:r w:rsidDel="00000000" w:rsidR="00000000" w:rsidRPr="00000000">
        <w:rPr>
          <w:rtl w:val="0"/>
        </w:rPr>
        <w:t xml:space="preserve"> вход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C56:FINAL_INVOICE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один REST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(B24 → 1С):</w:t>
      </w:r>
    </w:p>
    <w:p w:rsidR="00000000" w:rsidDel="00000000" w:rsidP="00000000" w:rsidRDefault="00000000" w:rsidRPr="00000000" w14:paraId="0000019A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19C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"action": "CREATE",</w:t>
      </w:r>
    </w:p>
    <w:p w:rsidR="00000000" w:rsidDel="00000000" w:rsidP="00000000" w:rsidRDefault="00000000" w:rsidRPr="00000000" w14:paraId="0000019D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"CLIENT_ORDER": {</w:t>
      </w:r>
    </w:p>
    <w:p w:rsidR="00000000" w:rsidDel="00000000" w:rsidP="00000000" w:rsidRDefault="00000000" w:rsidRPr="00000000" w14:paraId="0000019E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"ID": "{ID}-ЦМК",</w:t>
      </w:r>
    </w:p>
    <w:p w:rsidR="00000000" w:rsidDel="00000000" w:rsidP="00000000" w:rsidRDefault="00000000" w:rsidRPr="00000000" w14:paraId="0000019F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"ENTITY": "CLIENT\_ORDER",</w:t>
      </w:r>
    </w:p>
    <w:p w:rsidR="00000000" w:rsidDel="00000000" w:rsidP="00000000" w:rsidRDefault="00000000" w:rsidRPr="00000000" w14:paraId="000001A0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"CLIENT\_TYPE": "legal",</w:t>
      </w:r>
    </w:p>
    <w:p w:rsidR="00000000" w:rsidDel="00000000" w:rsidP="00000000" w:rsidRDefault="00000000" w:rsidRPr="00000000" w14:paraId="000001A1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"COMPANY": "{UF\_CRM\_1707998114 → БИН}",</w:t>
      </w:r>
    </w:p>
    <w:p w:rsidR="00000000" w:rsidDel="00000000" w:rsidP="00000000" w:rsidRDefault="00000000" w:rsidRPr="00000000" w14:paraId="000001A2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"ORGANIZATION": "{UF\_CRM\_1736519656 → БИН}",</w:t>
      </w:r>
    </w:p>
    <w:p w:rsidR="00000000" w:rsidDel="00000000" w:rsidP="00000000" w:rsidRDefault="00000000" w:rsidRPr="00000000" w14:paraId="000001A3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"DEPARTMENT": "{UF\_CRM\_1744896002 — по умолчанию 74П\_Телеком}",</w:t>
      </w:r>
    </w:p>
    <w:p w:rsidR="00000000" w:rsidDel="00000000" w:rsidP="00000000" w:rsidRDefault="00000000" w:rsidRPr="00000000" w14:paraId="000001A4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"PROJECT": "{237 если 7П/71П, иначе 245}",</w:t>
      </w:r>
    </w:p>
    <w:p w:rsidR="00000000" w:rsidDel="00000000" w:rsidP="00000000" w:rsidRDefault="00000000" w:rsidRPr="00000000" w14:paraId="000001A5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"ACTIVITY": "{UF\_CRM\_1744896704 → направление}",</w:t>
      </w:r>
    </w:p>
    <w:p w:rsidR="00000000" w:rsidDel="00000000" w:rsidP="00000000" w:rsidRDefault="00000000" w:rsidRPr="00000000" w14:paraId="000001A6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"PREPAYMENT\_PERCENTAGE": "{UF\_CRM\_1733494955}",</w:t>
      </w:r>
    </w:p>
    <w:p w:rsidR="00000000" w:rsidDel="00000000" w:rsidP="00000000" w:rsidRDefault="00000000" w:rsidRPr="00000000" w14:paraId="000001A7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"DATE\_OF\_ISSUE": "{UF\_CRM\_1728643717}",</w:t>
      </w:r>
    </w:p>
    <w:p w:rsidR="00000000" w:rsidDel="00000000" w:rsidP="00000000" w:rsidRDefault="00000000" w:rsidRPr="00000000" w14:paraId="000001A8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"REGION": "{UF\_CRM\_1721820807}",</w:t>
      </w:r>
    </w:p>
    <w:p w:rsidR="00000000" w:rsidDel="00000000" w:rsidP="00000000" w:rsidRDefault="00000000" w:rsidRPr="00000000" w14:paraId="000001A9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"CUSTOMER\_SALE\_ORDER\_NUMBER": "{парсинг UF\_CRM\_1693298354712}",</w:t>
      </w:r>
    </w:p>
    <w:p w:rsidR="00000000" w:rsidDel="00000000" w:rsidP="00000000" w:rsidRDefault="00000000" w:rsidRPr="00000000" w14:paraId="000001AA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"CUSTOMER\_SALE\_ORDER\_NUMBER\_YEAR": "{парсинг}",</w:t>
      </w:r>
    </w:p>
    <w:p w:rsidR="00000000" w:rsidDel="00000000" w:rsidP="00000000" w:rsidRDefault="00000000" w:rsidRPr="00000000" w14:paraId="000001AB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"CUSTOMER\_SITE": "{UF\_CRM\_1721728435}",</w:t>
      </w:r>
    </w:p>
    <w:p w:rsidR="00000000" w:rsidDel="00000000" w:rsidP="00000000" w:rsidRDefault="00000000" w:rsidRPr="00000000" w14:paraId="000001AC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"ORIGINAL\_CUSTOMER": "{UF\_CRM\_1734616709 → БИН}",</w:t>
      </w:r>
    </w:p>
    <w:p w:rsidR="00000000" w:rsidDel="00000000" w:rsidP="00000000" w:rsidRDefault="00000000" w:rsidRPr="00000000" w14:paraId="000001AD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"STOCK\_OUT\_GUID": "{UF\_STOCK\_OUT\_LIST\_ID — ТОЛЬКО ЗК}",</w:t>
      </w:r>
    </w:p>
    <w:p w:rsidR="00000000" w:rsidDel="00000000" w:rsidP="00000000" w:rsidRDefault="00000000" w:rsidRPr="00000000" w14:paraId="000001AE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"PRODUCT\_ROWS": \[{"PRODUCT\_GUID","QUANTITY","MEASURE","PRICE","NDS","TAX\_INCLUDED"}\]</w:t>
      </w:r>
    </w:p>
    <w:p w:rsidR="00000000" w:rsidDel="00000000" w:rsidP="00000000" w:rsidRDefault="00000000" w:rsidRPr="00000000" w14:paraId="000001AF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},</w:t>
      </w:r>
    </w:p>
    <w:p w:rsidR="00000000" w:rsidDel="00000000" w:rsidP="00000000" w:rsidRDefault="00000000" w:rsidRPr="00000000" w14:paraId="000001B0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B1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"SUPPLIER_ORDER": {</w:t>
      </w:r>
    </w:p>
    <w:p w:rsidR="00000000" w:rsidDel="00000000" w:rsidP="00000000" w:rsidRDefault="00000000" w:rsidRPr="00000000" w14:paraId="000001B2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"ID": "{ID}-ЦМК",</w:t>
      </w:r>
    </w:p>
    <w:p w:rsidR="00000000" w:rsidDel="00000000" w:rsidP="00000000" w:rsidRDefault="00000000" w:rsidRPr="00000000" w14:paraId="000001B3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"ENTITY": "SUPPLIER\_ORDER",</w:t>
      </w:r>
    </w:p>
    <w:p w:rsidR="00000000" w:rsidDel="00000000" w:rsidP="00000000" w:rsidRDefault="00000000" w:rsidRPr="00000000" w14:paraId="000001B4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"COMPANY": "{UF\_CRM\_1736519656 → БИН}",</w:t>
      </w:r>
    </w:p>
    <w:p w:rsidR="00000000" w:rsidDel="00000000" w:rsidP="00000000" w:rsidRDefault="00000000" w:rsidRPr="00000000" w14:paraId="000001B5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"ORGANIZATION": "{UF\_CRM\_1707998114 → БИН}",</w:t>
      </w:r>
    </w:p>
    <w:p w:rsidR="00000000" w:rsidDel="00000000" w:rsidP="00000000" w:rsidRDefault="00000000" w:rsidRPr="00000000" w14:paraId="000001B6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"DEPARTMENT": "{UF\_CRM\_1690169191}",</w:t>
      </w:r>
    </w:p>
    <w:p w:rsidR="00000000" w:rsidDel="00000000" w:rsidP="00000000" w:rsidRDefault="00000000" w:rsidRPr="00000000" w14:paraId="000001B7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"PROJECT": "{UF\_CRM\_1690169216}",</w:t>
      </w:r>
    </w:p>
    <w:p w:rsidR="00000000" w:rsidDel="00000000" w:rsidP="00000000" w:rsidRDefault="00000000" w:rsidRPr="00000000" w14:paraId="000001B8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"SITE": "{UF\_CRM\_1721728435}",</w:t>
      </w:r>
    </w:p>
    <w:p w:rsidR="00000000" w:rsidDel="00000000" w:rsidP="00000000" w:rsidRDefault="00000000" w:rsidRPr="00000000" w14:paraId="000001B9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"STOCK\_IN\_GUID": "{из UF\_CRM\_1762861386290 / UF\_CRM\_1762861520 — ТОЛЬКО ЗП}",</w:t>
      </w:r>
    </w:p>
    <w:p w:rsidR="00000000" w:rsidDel="00000000" w:rsidP="00000000" w:rsidRDefault="00000000" w:rsidRPr="00000000" w14:paraId="000001BA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"DATE\_OF\_ISSUE": "{UF\_CRM\_1755671185}",</w:t>
      </w:r>
    </w:p>
    <w:p w:rsidR="00000000" w:rsidDel="00000000" w:rsidP="00000000" w:rsidRDefault="00000000" w:rsidRPr="00000000" w14:paraId="000001BB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"PM": "{UF\_CRM\_1726150091 → GUID 1С}",</w:t>
      </w:r>
    </w:p>
    <w:p w:rsidR="00000000" w:rsidDel="00000000" w:rsidP="00000000" w:rsidRDefault="00000000" w:rsidRPr="00000000" w14:paraId="000001BC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"PRODUCT\_ROWS": \["идентично CLIENT\_ORDER"\]</w:t>
      </w:r>
    </w:p>
    <w:p w:rsidR="00000000" w:rsidDel="00000000" w:rsidP="00000000" w:rsidRDefault="00000000" w:rsidRPr="00000000" w14:paraId="000001BD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BE">
      <w:pPr>
        <w:widowControl w:val="0"/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0">
      <w:pPr>
        <w:widowControl w:val="0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Инвариант складов: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STOCK_OUT_GUID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CLIENT_ORDER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STOCK_IN_GUID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SUPPLIER_ORDER</w:t>
      </w:r>
      <w:r w:rsidDel="00000000" w:rsidR="00000000" w:rsidRPr="00000000">
        <w:rPr>
          <w:rtl w:val="0"/>
        </w:rPr>
        <w:t xml:space="preserve">.</w:t>
        <w:br w:type="textWrapping"/>
        <w:t xml:space="preserve"> Перекрёстная передача запрещена.</w:t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2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Инвариант CREATE: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 POST → 2 проведённых документа → 2 POST-ответа.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PRODUCT_ROWS</w:t>
      </w:r>
      <w:r w:rsidDel="00000000" w:rsidR="00000000" w:rsidRPr="00000000">
        <w:rPr>
          <w:rtl w:val="0"/>
        </w:rPr>
        <w:t xml:space="preserve"> идентичны.</w:t>
      </w:r>
    </w:p>
    <w:p w:rsidR="00000000" w:rsidDel="00000000" w:rsidP="00000000" w:rsidRDefault="00000000" w:rsidRPr="00000000" w14:paraId="000001C3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4">
      <w:pPr>
        <w:widowControl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Ответы 1С → B24:</w:t>
      </w:r>
    </w:p>
    <w:p w:rsidR="00000000" w:rsidDel="00000000" w:rsidP="00000000" w:rsidRDefault="00000000" w:rsidRPr="00000000" w14:paraId="000001C5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6">
      <w:pPr>
        <w:widowControl w:val="0"/>
        <w:rPr/>
      </w:pPr>
      <w:r w:rsidDel="00000000" w:rsidR="00000000" w:rsidRPr="00000000">
        <w:rPr>
          <w:rtl w:val="0"/>
        </w:rPr>
        <w:t xml:space="preserve">{"ENTITY":"CLIENT_ORDER","ID":"{ID}-ЦМК","GUID":"…","DOC_NUMBER":"…","POSTED":true}</w:t>
      </w:r>
    </w:p>
    <w:p w:rsidR="00000000" w:rsidDel="00000000" w:rsidP="00000000" w:rsidRDefault="00000000" w:rsidRPr="00000000" w14:paraId="000001C7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8">
      <w:pPr>
        <w:widowControl w:val="0"/>
        <w:rPr/>
      </w:pPr>
      <w:r w:rsidDel="00000000" w:rsidR="00000000" w:rsidRPr="00000000">
        <w:rPr>
          <w:rtl w:val="0"/>
        </w:rPr>
        <w:t xml:space="preserve">{"ENTITY":"SUPPLIER_ORDER","ID":"{ID}-ЦМК","GUID":"…","DOC_NUMBER":"…","POSTED":true}</w:t>
      </w:r>
    </w:p>
    <w:p w:rsidR="00000000" w:rsidDel="00000000" w:rsidP="00000000" w:rsidRDefault="00000000" w:rsidRPr="00000000" w14:paraId="000001C9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B24: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UF_ONEC_GUID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UF_CRM_1743773583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UF_CRM_SUPPLIER_ONEC_GUID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UF_CRM_1721828219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Gate A,B — формула (на этой стадии):</w:t>
      </w:r>
    </w:p>
    <w:p w:rsidR="00000000" w:rsidDel="00000000" w:rsidP="00000000" w:rsidRDefault="00000000" w:rsidRPr="00000000" w14:paraId="000001CD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E">
      <w:pPr>
        <w:widowControl w:val="0"/>
        <w:rPr/>
      </w:pPr>
      <w:r w:rsidDel="00000000" w:rsidR="00000000" w:rsidRPr="00000000">
        <w:rPr>
          <w:rtl w:val="0"/>
        </w:rPr>
        <w:t xml:space="preserve">client_order_received AND supplier_order_received</w:t>
      </w:r>
    </w:p>
    <w:p w:rsidR="00000000" w:rsidDel="00000000" w:rsidP="00000000" w:rsidRDefault="00000000" w:rsidRPr="00000000" w14:paraId="000001CF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0">
      <w:pPr>
        <w:widowControl w:val="0"/>
        <w:rPr/>
      </w:pPr>
      <w:r w:rsidDel="00000000" w:rsidR="00000000" w:rsidRPr="00000000">
        <w:rPr>
          <w:rtl w:val="0"/>
        </w:rPr>
        <w:t xml:space="preserve">AND POSTED = true (оба)</w:t>
      </w:r>
    </w:p>
    <w:p w:rsidR="00000000" w:rsidDel="00000000" w:rsidP="00000000" w:rsidRDefault="00000000" w:rsidRPr="00000000" w14:paraId="000001D1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2">
      <w:pPr>
        <w:widowControl w:val="0"/>
        <w:rPr/>
      </w:pPr>
      <w:r w:rsidDel="00000000" w:rsidR="00000000" w:rsidRPr="00000000">
        <w:rPr>
          <w:rtl w:val="0"/>
        </w:rPr>
        <w:t xml:space="preserve">AND gdoc_task_done (user 438) = true </w:t>
        <w:br w:type="textWrapping"/>
        <w:t xml:space="preserve">AND supplier_order_check_done (user 286) = true</w:t>
      </w:r>
    </w:p>
    <w:p w:rsidR="00000000" w:rsidDel="00000000" w:rsidP="00000000" w:rsidRDefault="00000000" w:rsidRPr="00000000" w14:paraId="000001D3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4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Параллельно:</w:t>
      </w:r>
      <w:r w:rsidDel="00000000" w:rsidR="00000000" w:rsidRPr="00000000">
        <w:rPr>
          <w:rtl w:val="0"/>
        </w:rPr>
        <w:t xml:space="preserve"> сразу после получения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DOC_NUMBER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UF_CRM_1743773583</w:t>
      </w:r>
      <w:r w:rsidDel="00000000" w:rsidR="00000000" w:rsidRPr="00000000">
        <w:rPr>
          <w:rtl w:val="0"/>
        </w:rPr>
        <w:t xml:space="preserve"> в ответе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робот создаёт два задания:</w:t>
      </w:r>
    </w:p>
    <w:p w:rsidR="00000000" w:rsidDel="00000000" w:rsidP="00000000" w:rsidRDefault="00000000" w:rsidRPr="00000000" w14:paraId="000001D5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user 438 (Gate A):</w:t>
      </w:r>
      <w:r w:rsidDel="00000000" w:rsidR="00000000" w:rsidRPr="00000000">
        <w:rPr>
          <w:rtl w:val="0"/>
        </w:rPr>
        <w:t xml:space="preserve"> задание Google Doc с текстом </w:t>
      </w:r>
      <w:r w:rsidDel="00000000" w:rsidR="00000000" w:rsidRPr="00000000">
        <w:rPr>
          <w:i w:val="1"/>
          <w:iCs w:val="1"/>
          <w:rtl w:val="0"/>
        </w:rPr>
        <w:t xml:space="preserve">«Проверить ЗК № {UF_CRM_1743773583} в 1С и заполнить Google Doc»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user 286 (Gate B):</w:t>
      </w:r>
      <w:r w:rsidDel="00000000" w:rsidR="00000000" w:rsidRPr="00000000">
        <w:rPr>
          <w:rtl w:val="0"/>
        </w:rPr>
        <w:t xml:space="preserve"> задание в CRM с текстом </w:t>
      </w:r>
      <w:r w:rsidDel="00000000" w:rsidR="00000000" w:rsidRPr="00000000">
        <w:rPr>
          <w:i w:val="1"/>
          <w:iCs w:val="1"/>
          <w:rtl w:val="0"/>
        </w:rPr>
        <w:t xml:space="preserve">«Контроль ЗП: проверить, дозаполнить пустые поля в 1С (без полного изменения) и при ошибках отписаться в </w:t>
      </w:r>
      <w:r w:rsidDel="00000000" w:rsidR="00000000" w:rsidRPr="00000000">
        <w:rPr>
          <w:i w:val="1"/>
          <w:iCs w:val="1"/>
          <w:rtl w:val="0"/>
        </w:rPr>
        <w:t xml:space="preserve">Отдел по оптимизации бизнес-процессов 2 (ОПБП-2)</w:t>
      </w:r>
      <w:r w:rsidDel="00000000" w:rsidR="00000000" w:rsidRPr="00000000">
        <w:rPr>
          <w:i w:val="1"/>
          <w:iCs w:val="1"/>
          <w:rtl w:val="0"/>
        </w:rPr>
        <w:t xml:space="preserve">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D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Gate A:</w:t>
      </w:r>
    </w:p>
    <w:p w:rsidR="00000000" w:rsidDel="00000000" w:rsidP="00000000" w:rsidRDefault="00000000" w:rsidRPr="00000000" w14:paraId="000001DA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UF_CRM_1733494955 = 0%  → C56:PREPAYMENT_INVOIC (стадия 6)</w:t>
      </w:r>
    </w:p>
    <w:p w:rsidR="00000000" w:rsidDel="00000000" w:rsidP="00000000" w:rsidRDefault="00000000" w:rsidRPr="00000000" w14:paraId="000001DC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UF_CRM_1733494955 &gt; 0%  → C56:UC_0RWTQW (стадия 5)</w:t>
      </w:r>
    </w:p>
    <w:p w:rsidR="00000000" w:rsidDel="00000000" w:rsidP="00000000" w:rsidRDefault="00000000" w:rsidRPr="00000000" w14:paraId="000001DE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Исключение подбора договора (ACTIVITY = «ЦМК Другие», ENUM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6844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E0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1">
      <w:pPr>
        <w:widowControl w:val="0"/>
        <w:rPr/>
      </w:pPr>
      <w:r w:rsidDel="00000000" w:rsidR="00000000" w:rsidRPr="00000000">
        <w:rPr>
          <w:rtl w:val="0"/>
        </w:rPr>
        <w:t xml:space="preserve">Соглашение := «ЦМК Другие»</w:t>
      </w:r>
    </w:p>
    <w:p w:rsidR="00000000" w:rsidDel="00000000" w:rsidP="00000000" w:rsidRDefault="00000000" w:rsidRPr="00000000" w14:paraId="000001E2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3">
      <w:pPr>
        <w:widowControl w:val="0"/>
        <w:rPr/>
      </w:pPr>
      <w:r w:rsidDel="00000000" w:rsidR="00000000" w:rsidRPr="00000000">
        <w:rPr>
          <w:rtl w:val="0"/>
        </w:rPr>
        <w:t xml:space="preserve">Договор = FIND по COMPANY + ORGANIZATION + DEPARTMENT, Статус = Действует</w:t>
      </w:r>
    </w:p>
    <w:p w:rsidR="00000000" w:rsidDel="00000000" w:rsidP="00000000" w:rsidRDefault="00000000" w:rsidRPr="00000000" w14:paraId="000001E4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пусто → ERROR CONTRACT_NOT_FOUND</w:t>
      </w:r>
    </w:p>
    <w:p w:rsidR="00000000" w:rsidDel="00000000" w:rsidP="00000000" w:rsidRDefault="00000000" w:rsidRPr="00000000" w14:paraId="000001E6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7">
      <w:pPr>
        <w:widowControl w:val="0"/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Условия и блокировки перехода:</w:t>
      </w:r>
    </w:p>
    <w:p w:rsidR="00000000" w:rsidDel="00000000" w:rsidP="00000000" w:rsidRDefault="00000000" w:rsidRPr="00000000" w14:paraId="000001E8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Сделка остаётся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C56:FINAL_INVOICE</w:t>
      </w:r>
      <w:r w:rsidDel="00000000" w:rsidR="00000000" w:rsidRPr="00000000">
        <w:rPr>
          <w:rtl w:val="0"/>
        </w:rPr>
        <w:t xml:space="preserve">, пока не закрыты </w:t>
      </w:r>
      <w:r w:rsidDel="00000000" w:rsidR="00000000" w:rsidRPr="00000000">
        <w:rPr>
          <w:b w:val="1"/>
          <w:bCs w:val="1"/>
          <w:rtl w:val="0"/>
        </w:rPr>
        <w:t xml:space="preserve">Gate A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Gate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9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POSTED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3 повтора / 5 мин; блок до ручного перезапуска.</w:t>
      </w:r>
    </w:p>
    <w:p w:rsidR="00000000" w:rsidDel="00000000" w:rsidP="00000000" w:rsidRDefault="00000000" w:rsidRPr="00000000" w14:paraId="000001EA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Doc не закрыт (Гулнур / user 438) → ожидание (Gate A).</w:t>
      </w:r>
    </w:p>
    <w:p w:rsidR="00000000" w:rsidDel="00000000" w:rsidP="00000000" w:rsidRDefault="00000000" w:rsidRPr="00000000" w14:paraId="000001EB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Задание по ЗП не закрыто (Карина / user 286) → ожидание (Gate B).</w:t>
      </w:r>
    </w:p>
    <w:p w:rsidR="00000000" w:rsidDel="00000000" w:rsidP="00000000" w:rsidRDefault="00000000" w:rsidRPr="00000000" w14:paraId="000001EC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Неизвестный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PRODUCT_GUID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D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Провал после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C56:LOSE</w:t>
      </w:r>
      <w:r w:rsidDel="00000000" w:rsidR="00000000" w:rsidRPr="00000000">
        <w:rPr>
          <w:rtl w:val="0"/>
        </w:rPr>
        <w:t xml:space="preserve">; ЗК/ЗП не отменяются автоматически [TBD регламент].</w:t>
      </w:r>
    </w:p>
    <w:p w:rsidR="00000000" w:rsidDel="00000000" w:rsidP="00000000" w:rsidRDefault="00000000" w:rsidRPr="00000000" w14:paraId="000001EE">
      <w:pPr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F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widowControl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u5asr0sfh3wm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1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2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3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4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widowControl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s8j407ezifb0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Стадия 5: Предоплата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C56:UC_0RWTQW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F6">
      <w:pPr>
        <w:widowControl w:val="0"/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Кто действует и что делает:</w:t>
      </w:r>
    </w:p>
    <w:p w:rsidR="00000000" w:rsidDel="00000000" w:rsidP="00000000" w:rsidRDefault="00000000" w:rsidRPr="00000000" w14:paraId="000001F7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8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1С</w:t>
      </w:r>
      <w:r w:rsidDel="00000000" w:rsidR="00000000" w:rsidRPr="00000000">
        <w:rPr>
          <w:rtl w:val="0"/>
        </w:rPr>
        <w:t xml:space="preserve"> — при каждом списании безналичных ДС по ЗП отправляет накопительную сумму и % оплаты.</w:t>
      </w:r>
    </w:p>
    <w:p w:rsidR="00000000" w:rsidDel="00000000" w:rsidP="00000000" w:rsidRDefault="00000000" w:rsidRPr="00000000" w14:paraId="000001F9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Робот CRM</w:t>
      </w:r>
      <w:r w:rsidDel="00000000" w:rsidR="00000000" w:rsidRPr="00000000">
        <w:rPr>
          <w:rtl w:val="0"/>
        </w:rPr>
        <w:t xml:space="preserve"> — сравнивает фактический % с согласованным и переводит стадию.</w:t>
      </w:r>
    </w:p>
    <w:p w:rsidR="00000000" w:rsidDel="00000000" w:rsidP="00000000" w:rsidRDefault="00000000" w:rsidRPr="00000000" w14:paraId="000001FA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Бизнес-смысл:</w:t>
      </w:r>
      <w:r w:rsidDel="00000000" w:rsidR="00000000" w:rsidRPr="00000000">
        <w:rPr>
          <w:rtl w:val="0"/>
        </w:rPr>
        <w:t xml:space="preserve"> дождаться аванса поставщику перед запуском изготовления.</w:t>
      </w:r>
    </w:p>
    <w:p w:rsidR="00000000" w:rsidDel="00000000" w:rsidP="00000000" w:rsidRDefault="00000000" w:rsidRPr="00000000" w14:paraId="000001FB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C">
      <w:pPr>
        <w:widowControl w:val="0"/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Заполнение полей (Человеческий фактор):</w:t>
      </w:r>
    </w:p>
    <w:p w:rsidR="00000000" w:rsidDel="00000000" w:rsidP="00000000" w:rsidRDefault="00000000" w:rsidRPr="00000000" w14:paraId="000001FD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E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Человек ничего не заполняет.</w:t>
      </w:r>
      <w:r w:rsidDel="00000000" w:rsidR="00000000" w:rsidRPr="00000000">
        <w:rPr>
          <w:rtl w:val="0"/>
        </w:rPr>
        <w:t xml:space="preserve"> Карточка read-only (редактирование только у администраторов).</w:t>
      </w:r>
    </w:p>
    <w:p w:rsidR="00000000" w:rsidDel="00000000" w:rsidP="00000000" w:rsidRDefault="00000000" w:rsidRPr="00000000" w14:paraId="000001FF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Эталон для сравнения: </w:t>
      </w:r>
      <w:r w:rsidDel="00000000" w:rsidR="00000000" w:rsidRPr="00000000">
        <w:rPr>
          <w:b w:val="1"/>
          <w:bCs w:val="1"/>
          <w:rtl w:val="0"/>
        </w:rPr>
        <w:t xml:space="preserve">«Предоплата, %»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UF_CRM_1733494955</w:t>
      </w:r>
      <w:r w:rsidDel="00000000" w:rsidR="00000000" w:rsidRPr="00000000">
        <w:rPr>
          <w:rtl w:val="0"/>
        </w:rPr>
        <w:t xml:space="preserve">) — согласовано ЦМК на стадии 2.</w:t>
      </w:r>
    </w:p>
    <w:p w:rsidR="00000000" w:rsidDel="00000000" w:rsidP="00000000" w:rsidRDefault="00000000" w:rsidRPr="00000000" w14:paraId="00000200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widowControl w:val="0"/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Цепочка автозаполнения и дальнейшее использование данных:</w:t>
      </w:r>
    </w:p>
    <w:p w:rsidR="00000000" w:rsidDel="00000000" w:rsidP="00000000" w:rsidRDefault="00000000" w:rsidRPr="00000000" w14:paraId="00000202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3">
      <w:pPr>
        <w:widowControl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1С → B24 при списании ДС:</w:t>
      </w:r>
    </w:p>
    <w:p w:rsidR="00000000" w:rsidDel="00000000" w:rsidP="00000000" w:rsidRDefault="00000000" w:rsidRPr="00000000" w14:paraId="00000204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5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6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7">
      <w:pPr>
        <w:widowControl w:val="0"/>
        <w:rPr/>
      </w:pPr>
      <w:r w:rsidDel="00000000" w:rsidR="00000000" w:rsidRPr="00000000">
        <w:rPr>
          <w:rtl w:val="0"/>
        </w:rPr>
        <w:t xml:space="preserve">"ENTITY": "SUPPLIER_ORDER_STATUS",</w:t>
      </w:r>
    </w:p>
    <w:p w:rsidR="00000000" w:rsidDel="00000000" w:rsidP="00000000" w:rsidRDefault="00000000" w:rsidRPr="00000000" w14:paraId="0000020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widowControl w:val="0"/>
        <w:rPr/>
      </w:pPr>
      <w:r w:rsidDel="00000000" w:rsidR="00000000" w:rsidRPr="00000000">
        <w:rPr>
          <w:rtl w:val="0"/>
        </w:rPr>
        <w:t xml:space="preserve">"ID": "{ID}-ЦМК",</w:t>
      </w:r>
    </w:p>
    <w:p w:rsidR="00000000" w:rsidDel="00000000" w:rsidP="00000000" w:rsidRDefault="00000000" w:rsidRPr="00000000" w14:paraId="0000020A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B">
      <w:pPr>
        <w:widowControl w:val="0"/>
        <w:rPr/>
      </w:pPr>
      <w:r w:rsidDel="00000000" w:rsidR="00000000" w:rsidRPr="00000000">
        <w:rPr>
          <w:rtl w:val="0"/>
        </w:rPr>
        <w:t xml:space="preserve">"GUID": "{UF_CRM_SUPPLIER_ONEC_GUID}",</w:t>
      </w:r>
    </w:p>
    <w:p w:rsidR="00000000" w:rsidDel="00000000" w:rsidP="00000000" w:rsidRDefault="00000000" w:rsidRPr="00000000" w14:paraId="0000020C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D">
      <w:pPr>
        <w:widowControl w:val="0"/>
        <w:rPr/>
      </w:pPr>
      <w:r w:rsidDel="00000000" w:rsidR="00000000" w:rsidRPr="00000000">
        <w:rPr>
          <w:rtl w:val="0"/>
        </w:rPr>
        <w:t xml:space="preserve">"STATUS": "Подтвержден",</w:t>
      </w:r>
    </w:p>
    <w:p w:rsidR="00000000" w:rsidDel="00000000" w:rsidP="00000000" w:rsidRDefault="00000000" w:rsidRPr="00000000" w14:paraId="0000020E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F">
      <w:pPr>
        <w:widowControl w:val="0"/>
        <w:rPr/>
      </w:pPr>
      <w:r w:rsidDel="00000000" w:rsidR="00000000" w:rsidRPr="00000000">
        <w:rPr>
          <w:rtl w:val="0"/>
        </w:rPr>
        <w:t xml:space="preserve">"SUPPLIER_ORDER_PAYMENT_SUM": "450000.00",</w:t>
      </w:r>
    </w:p>
    <w:p w:rsidR="00000000" w:rsidDel="00000000" w:rsidP="00000000" w:rsidRDefault="00000000" w:rsidRPr="00000000" w14:paraId="00000210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1">
      <w:pPr>
        <w:widowControl w:val="0"/>
        <w:rPr/>
      </w:pPr>
      <w:r w:rsidDel="00000000" w:rsidR="00000000" w:rsidRPr="00000000">
        <w:rPr>
          <w:rtl w:val="0"/>
        </w:rPr>
        <w:t xml:space="preserve">"SUPPLIER_ORDER_PAYMENT_PERCENT": "30.00"</w:t>
      </w:r>
    </w:p>
    <w:p w:rsidR="00000000" w:rsidDel="00000000" w:rsidP="00000000" w:rsidRDefault="00000000" w:rsidRPr="00000000" w14:paraId="00000212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3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4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5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Правило перехода:</w:t>
      </w:r>
    </w:p>
    <w:p w:rsidR="00000000" w:rsidDel="00000000" w:rsidP="00000000" w:rsidRDefault="00000000" w:rsidRPr="00000000" w14:paraId="00000217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8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ЕСЛИ SUPPLIER_ORDER_PAYMENT_PERCENT &gt;= </w:t>
      </w:r>
      <w:r w:rsidDel="00000000" w:rsidR="00000000" w:rsidRPr="00000000">
        <w:rPr>
          <w:sz w:val="20"/>
          <w:szCs w:val="20"/>
          <w:rtl w:val="0"/>
        </w:rPr>
        <w:t xml:space="preserve">UF_CRM_1733494955 (согласованный %)</w:t>
      </w:r>
    </w:p>
    <w:p w:rsidR="00000000" w:rsidDel="00000000" w:rsidP="00000000" w:rsidRDefault="00000000" w:rsidRPr="00000000" w14:paraId="00000219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C56:PREPAYMENT_INVOIC (стадия 6)</w:t>
      </w:r>
    </w:p>
    <w:p w:rsidR="00000000" w:rsidDel="00000000" w:rsidP="00000000" w:rsidRDefault="00000000" w:rsidRPr="00000000" w14:paraId="0000021B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C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Пропуск стадии:</w:t>
      </w:r>
      <w:r w:rsidDel="00000000" w:rsidR="00000000" w:rsidRPr="00000000">
        <w:rPr>
          <w:rtl w:val="0"/>
        </w:rPr>
        <w:t xml:space="preserve"> если на стадии 2 было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UF_CRM_1733494955 = 0%</w:t>
      </w:r>
      <w:r w:rsidDel="00000000" w:rsidR="00000000" w:rsidRPr="00000000">
        <w:rPr>
          <w:rtl w:val="0"/>
        </w:rPr>
        <w:t xml:space="preserve">, стадия 5 </w:t>
      </w:r>
      <w:r w:rsidDel="00000000" w:rsidR="00000000" w:rsidRPr="00000000">
        <w:rPr>
          <w:b w:val="1"/>
          <w:bCs w:val="1"/>
          <w:rtl w:val="0"/>
        </w:rPr>
        <w:t xml:space="preserve">не активируется</w:t>
      </w:r>
      <w:r w:rsidDel="00000000" w:rsidR="00000000" w:rsidRPr="00000000">
        <w:rPr>
          <w:rtl w:val="0"/>
        </w:rPr>
        <w:t xml:space="preserve"> — переход сразу на стадию 6 после Gate A (стадия 4).</w:t>
      </w:r>
    </w:p>
    <w:p w:rsidR="00000000" w:rsidDel="00000000" w:rsidP="00000000" w:rsidRDefault="00000000" w:rsidRPr="00000000" w14:paraId="0000021D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E">
      <w:pPr>
        <w:widowControl w:val="0"/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Условия и блокировки:</w:t>
      </w:r>
    </w:p>
    <w:p w:rsidR="00000000" w:rsidDel="00000000" w:rsidP="00000000" w:rsidRDefault="00000000" w:rsidRPr="00000000" w14:paraId="0000021F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Частичная оплата (&lt; требуемого %) → сделка остаётся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C56:UC_0RWTQW</w:t>
      </w:r>
      <w:r w:rsidDel="00000000" w:rsidR="00000000" w:rsidRPr="00000000">
        <w:rPr>
          <w:rtl w:val="0"/>
        </w:rPr>
        <w:t xml:space="preserve">; запись в истории.</w:t>
      </w:r>
    </w:p>
    <w:p w:rsidR="00000000" w:rsidDel="00000000" w:rsidP="00000000" w:rsidRDefault="00000000" w:rsidRPr="00000000" w14:paraId="00000220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Ошибка REST → 3× / 5 мин; уведомление ОПБП-2.</w:t>
      </w:r>
    </w:p>
    <w:p w:rsidR="00000000" w:rsidDel="00000000" w:rsidP="00000000" w:rsidRDefault="00000000" w:rsidRPr="00000000" w14:paraId="00000221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2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widowControl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levd8of4h1hr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Стадия 6: Изготовление изделия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C56:PREPAYMENT_INVOIC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24">
      <w:pPr>
        <w:widowControl w:val="0"/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Кто действует и что делает:</w:t>
      </w:r>
    </w:p>
    <w:p w:rsidR="00000000" w:rsidDel="00000000" w:rsidP="00000000" w:rsidRDefault="00000000" w:rsidRPr="00000000" w14:paraId="00000225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6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Сотрудник ЦМК</w:t>
      </w:r>
      <w:r w:rsidDel="00000000" w:rsidR="00000000" w:rsidRPr="00000000">
        <w:rPr>
          <w:rtl w:val="0"/>
        </w:rPr>
        <w:t xml:space="preserve"> — указывает фактические даты начала и окончания производства.</w:t>
      </w:r>
    </w:p>
    <w:p w:rsidR="00000000" w:rsidDel="00000000" w:rsidP="00000000" w:rsidRDefault="00000000" w:rsidRPr="00000000" w14:paraId="00000227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HTTP-сервис 1С</w:t>
      </w:r>
      <w:r w:rsidDel="00000000" w:rsidR="00000000" w:rsidRPr="00000000">
        <w:rPr>
          <w:rtl w:val="0"/>
        </w:rPr>
        <w:t xml:space="preserve"> — по запросу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CHECK_PRODUCTION_COMPLETENESS</w:t>
      </w:r>
      <w:r w:rsidDel="00000000" w:rsidR="00000000" w:rsidRPr="00000000">
        <w:rPr>
          <w:rtl w:val="0"/>
        </w:rPr>
        <w:t xml:space="preserve"> сверяет заказанное количество с выпуском по ПБЗ.</w:t>
      </w:r>
    </w:p>
    <w:p w:rsidR="00000000" w:rsidDel="00000000" w:rsidP="00000000" w:rsidRDefault="00000000" w:rsidRPr="00000000" w14:paraId="00000228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Бизнес-смысл:</w:t>
      </w:r>
      <w:r w:rsidDel="00000000" w:rsidR="00000000" w:rsidRPr="00000000">
        <w:rPr>
          <w:rtl w:val="0"/>
        </w:rPr>
        <w:t xml:space="preserve"> подтвердить, что продукция физически выпущена в полном объёме.</w:t>
      </w:r>
    </w:p>
    <w:p w:rsidR="00000000" w:rsidDel="00000000" w:rsidP="00000000" w:rsidRDefault="00000000" w:rsidRPr="00000000" w14:paraId="00000229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A">
      <w:pPr>
        <w:widowControl w:val="0"/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Заполнение полей (Человеческий фактор):</w:t>
      </w:r>
    </w:p>
    <w:p w:rsidR="00000000" w:rsidDel="00000000" w:rsidP="00000000" w:rsidRDefault="00000000" w:rsidRPr="00000000" w14:paraId="0000022B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640"/>
        <w:gridCol w:w="2100"/>
        <w:gridCol w:w="2310"/>
        <w:tblGridChange w:id="0">
          <w:tblGrid>
            <w:gridCol w:w="2310"/>
            <w:gridCol w:w="2640"/>
            <w:gridCol w:w="2100"/>
            <w:gridCol w:w="23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9a0a6" w:space="0" w:sz="6" w:val="single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поля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Идентификатор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Обяз.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вводится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Фактическая дата начала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UF_CRM_1762861653744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Дата фактического старта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Фактическая дата окончания производства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UF_CRM_1761643215004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Дата фактического завершения</w:t>
            </w:r>
          </w:p>
        </w:tc>
      </w:tr>
    </w:tbl>
    <w:p w:rsidR="00000000" w:rsidDel="00000000" w:rsidP="00000000" w:rsidRDefault="00000000" w:rsidRPr="00000000" w14:paraId="0000023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9">
      <w:pPr>
        <w:widowControl w:val="0"/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Цепочка автозаполнения и дальнейшее использование данных:</w:t>
      </w:r>
    </w:p>
    <w:p w:rsidR="00000000" w:rsidDel="00000000" w:rsidP="00000000" w:rsidRDefault="00000000" w:rsidRPr="00000000" w14:paraId="0000023A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закрытии задания ЦМК (обе фактические даты заполнены):</w:t>
      </w:r>
    </w:p>
    <w:p w:rsidR="00000000" w:rsidDel="00000000" w:rsidP="00000000" w:rsidRDefault="00000000" w:rsidRPr="00000000" w14:paraId="0000023C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B24 → 1С:</w:t>
        <w:br w:type="textWrapping"/>
        <w:t xml:space="preserve"> CHECK_PRODUCTION_COMPLETENESS</w:t>
      </w:r>
    </w:p>
    <w:p w:rsidR="00000000" w:rsidDel="00000000" w:rsidP="00000000" w:rsidRDefault="00000000" w:rsidRPr="00000000" w14:paraId="0000023E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F">
      <w:pPr>
        <w:widowControl w:val="0"/>
        <w:rPr/>
      </w:pPr>
      <w:r w:rsidDel="00000000" w:rsidR="00000000" w:rsidRPr="00000000">
        <w:rPr>
          <w:rtl w:val="0"/>
        </w:rPr>
        <w:t xml:space="preserve">"event": "CHECK_PRODUCTION_COMPLETENESS",</w:t>
      </w:r>
    </w:p>
    <w:p w:rsidR="00000000" w:rsidDel="00000000" w:rsidP="00000000" w:rsidRDefault="00000000" w:rsidRPr="00000000" w14:paraId="00000240">
      <w:pPr>
        <w:widowControl w:val="0"/>
        <w:rPr/>
      </w:pPr>
      <w:r w:rsidDel="00000000" w:rsidR="00000000" w:rsidRPr="00000000">
        <w:rPr>
          <w:rtl w:val="0"/>
        </w:rPr>
        <w:t xml:space="preserve">"ID": "{ID}-ЦМК",</w:t>
      </w:r>
    </w:p>
    <w:p w:rsidR="00000000" w:rsidDel="00000000" w:rsidP="00000000" w:rsidRDefault="00000000" w:rsidRPr="00000000" w14:paraId="00000241">
      <w:pPr>
        <w:widowControl w:val="0"/>
        <w:rPr/>
      </w:pPr>
      <w:r w:rsidDel="00000000" w:rsidR="00000000" w:rsidRPr="00000000">
        <w:rPr>
          <w:rtl w:val="0"/>
        </w:rPr>
        <w:t xml:space="preserve">"client_order_guid": "{UF_ONEC_GUID}"</w:t>
      </w:r>
    </w:p>
    <w:p w:rsidR="00000000" w:rsidDel="00000000" w:rsidP="00000000" w:rsidRDefault="00000000" w:rsidRPr="00000000" w14:paraId="00000242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1С:</w:t>
      </w:r>
    </w:p>
    <w:p w:rsidR="00000000" w:rsidDel="00000000" w:rsidP="00000000" w:rsidRDefault="00000000" w:rsidRPr="00000000" w14:paraId="0000024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ЗК ← client_order_guid</w:t>
      </w:r>
    </w:p>
    <w:p w:rsidR="00000000" w:rsidDel="00000000" w:rsidP="00000000" w:rsidRDefault="00000000" w:rsidRPr="00000000" w14:paraId="00000246">
      <w:pPr>
        <w:widowControl w:val="0"/>
        <w:rPr/>
      </w:pPr>
      <w:r w:rsidDel="00000000" w:rsidR="00000000" w:rsidRPr="00000000">
        <w:rPr>
          <w:rtl w:val="0"/>
        </w:rPr>
        <w:t xml:space="preserve">ordered[nom] = Σ ЗаказКлиента.Товары.Количество</w:t>
      </w:r>
    </w:p>
    <w:p w:rsidR="00000000" w:rsidDel="00000000" w:rsidP="00000000" w:rsidRDefault="00000000" w:rsidRPr="00000000" w14:paraId="0000024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Назначения ← WHERE Заказ = ЗК</w:t>
      </w:r>
    </w:p>
    <w:p w:rsidR="00000000" w:rsidDel="00000000" w:rsidP="00000000" w:rsidRDefault="00000000" w:rsidRPr="00000000" w14:paraId="0000024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ПБЗ ← проведённые WHERE Продукция.Назначение IN Назначения OR ДокументОснование = ЗК</w:t>
      </w:r>
    </w:p>
    <w:p w:rsidR="00000000" w:rsidDel="00000000" w:rsidP="00000000" w:rsidRDefault="00000000" w:rsidRPr="00000000" w14:paraId="00000249">
      <w:pPr>
        <w:widowControl w:val="0"/>
        <w:rPr/>
      </w:pPr>
      <w:r w:rsidDel="00000000" w:rsidR="00000000" w:rsidRPr="00000000">
        <w:rPr>
          <w:rtl w:val="0"/>
        </w:rPr>
        <w:t xml:space="preserve">produced[nom] = Σ ПБЗ.Продукция.Количество</w:t>
      </w:r>
    </w:p>
    <w:p w:rsidR="00000000" w:rsidDel="00000000" w:rsidP="00000000" w:rsidRDefault="00000000" w:rsidRPr="00000000" w14:paraId="0000024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produced &gt;= ordered → SUCCESS | иначе PARTIAL | NOT_FOUND</w:t>
      </w:r>
    </w:p>
    <w:p w:rsidR="00000000" w:rsidDel="00000000" w:rsidP="00000000" w:rsidRDefault="00000000" w:rsidRPr="00000000" w14:paraId="0000024B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C">
      <w:pPr>
        <w:widowControl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Ответ SUCCESS → переход на стадию 7.</w:t>
      </w:r>
    </w:p>
    <w:p w:rsidR="00000000" w:rsidDel="00000000" w:rsidP="00000000" w:rsidRDefault="00000000" w:rsidRPr="00000000" w14:paraId="0000024D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E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F">
      <w:pPr>
        <w:widowControl w:val="0"/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Условия и блокировки:</w:t>
      </w:r>
    </w:p>
    <w:p w:rsidR="00000000" w:rsidDel="00000000" w:rsidP="00000000" w:rsidRDefault="00000000" w:rsidRPr="00000000" w14:paraId="00000250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Фактические даты пусты → задание не закрывается.</w:t>
      </w:r>
    </w:p>
    <w:p w:rsidR="00000000" w:rsidDel="00000000" w:rsidP="00000000" w:rsidRDefault="00000000" w:rsidRPr="00000000" w14:paraId="00000251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PARTIAL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(неполный выпуск) → остаётся на стадии 6; уведомление ЦМК.</w:t>
      </w:r>
    </w:p>
    <w:p w:rsidR="00000000" w:rsidDel="00000000" w:rsidP="00000000" w:rsidRDefault="00000000" w:rsidRPr="00000000" w14:paraId="00000252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NOT_FOUND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(нет ПБЗ) → остаётся на стадии 6; уведомление ЦМК.</w:t>
      </w:r>
    </w:p>
    <w:p w:rsidR="00000000" w:rsidDel="00000000" w:rsidP="00000000" w:rsidRDefault="00000000" w:rsidRPr="00000000" w14:paraId="00000253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Успех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C56:UC_EPV01R</w:t>
      </w:r>
      <w:r w:rsidDel="00000000" w:rsidR="00000000" w:rsidRPr="00000000">
        <w:rPr>
          <w:rtl w:val="0"/>
        </w:rPr>
        <w:t xml:space="preserve"> (стадия 7).</w:t>
      </w:r>
    </w:p>
    <w:p w:rsidR="00000000" w:rsidDel="00000000" w:rsidP="00000000" w:rsidRDefault="00000000" w:rsidRPr="00000000" w14:paraId="00000254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Редактировать сделку/поля сделки разрешено ТОЛЬКО на Стадии 6 («Изготовление изделия») и ТОЛЬКО сотрудникам ЦМК.</w:t>
      </w:r>
    </w:p>
    <w:p w:rsidR="00000000" w:rsidDel="00000000" w:rsidP="00000000" w:rsidRDefault="00000000" w:rsidRPr="00000000" w14:paraId="00000255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При внесении изменений сотрудником ЦМК на Стадии 6 Битрикс24 отправляет REST-запрос на обновление в сторону 1С:ERP ТОЛЬКО по Заказу Клиента (ЗК).</w:t>
      </w:r>
    </w:p>
    <w:p w:rsidR="00000000" w:rsidDel="00000000" w:rsidP="00000000" w:rsidRDefault="00000000" w:rsidRPr="00000000" w14:paraId="00000256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Заказ Поставщику (ЗП) через REST на Стадии 6 не обновляется — его автоматическое обновление штатно заложено и происходит позже, на Стадии 7 («Корректировка заказа»).</w:t>
      </w:r>
    </w:p>
    <w:p w:rsidR="00000000" w:rsidDel="00000000" w:rsidP="00000000" w:rsidRDefault="00000000" w:rsidRPr="00000000" w14:paraId="00000257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8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Стадия 7: Корректировка заказа (C56:UC_EPV01R)</w:t>
      </w:r>
    </w:p>
    <w:p w:rsidR="00000000" w:rsidDel="00000000" w:rsidP="00000000" w:rsidRDefault="00000000" w:rsidRPr="00000000" w14:paraId="0000025A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Автоматический этап (Система):</w:t>
      </w:r>
    </w:p>
    <w:p w:rsidR="00000000" w:rsidDel="00000000" w:rsidP="00000000" w:rsidRDefault="00000000" w:rsidRPr="00000000" w14:paraId="0000025B">
      <w:pPr>
        <w:widowControl w:val="0"/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Битрикс24</w:t>
      </w:r>
      <w:r w:rsidDel="00000000" w:rsidR="00000000" w:rsidRPr="00000000">
        <w:rPr>
          <w:rtl w:val="0"/>
        </w:rPr>
        <w:t xml:space="preserve"> отправляет REST-запрос на обновление Заказа Поставщику (ЗП) в 1С:ERP.</w:t>
      </w:r>
    </w:p>
    <w:p w:rsidR="00000000" w:rsidDel="00000000" w:rsidP="00000000" w:rsidRDefault="00000000" w:rsidRPr="00000000" w14:paraId="0000025C">
      <w:pPr>
        <w:widowControl w:val="0"/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1С:ERP</w:t>
      </w:r>
      <w:r w:rsidDel="00000000" w:rsidR="00000000" w:rsidRPr="00000000">
        <w:rPr>
          <w:rtl w:val="0"/>
        </w:rPr>
        <w:t xml:space="preserve"> обрабатывает запрос и обновляет документ ЗП (</w:t>
      </w:r>
      <w:r w:rsidDel="00000000" w:rsidR="00000000" w:rsidRPr="00000000">
        <w:rPr>
          <w:color w:val="188038"/>
          <w:rtl w:val="0"/>
        </w:rPr>
        <w:t xml:space="preserve">От AC &lt;-- A77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D">
      <w:pPr>
        <w:widowControl w:val="0"/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Битрикс24</w:t>
      </w:r>
      <w:r w:rsidDel="00000000" w:rsidR="00000000" w:rsidRPr="00000000">
        <w:rPr>
          <w:rtl w:val="0"/>
        </w:rPr>
        <w:t xml:space="preserve"> автоматически ставит задачу Оператору ЦМК.</w:t>
      </w:r>
    </w:p>
    <w:p w:rsidR="00000000" w:rsidDel="00000000" w:rsidP="00000000" w:rsidRDefault="00000000" w:rsidRPr="00000000" w14:paraId="0000025E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Ручной этап (Действия исполнителя):</w:t>
      </w:r>
    </w:p>
    <w:p w:rsidR="00000000" w:rsidDel="00000000" w:rsidP="00000000" w:rsidRDefault="00000000" w:rsidRPr="00000000" w14:paraId="0000025F">
      <w:pPr>
        <w:widowControl w:val="0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Исполнитель:</w:t>
      </w:r>
      <w:r w:rsidDel="00000000" w:rsidR="00000000" w:rsidRPr="00000000">
        <w:rPr>
          <w:rtl w:val="0"/>
        </w:rPr>
        <w:t xml:space="preserve"> Негодяев Дмитрий (user ID 414, </w:t>
      </w:r>
      <w:r w:rsidDel="00000000" w:rsidR="00000000" w:rsidRPr="00000000">
        <w:rPr>
          <w:color w:val="188038"/>
          <w:rtl w:val="0"/>
        </w:rPr>
        <w:t xml:space="preserve">22011@avh.kz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Начальник склада хоз.</w:t>
      </w:r>
      <w:r w:rsidDel="00000000" w:rsidR="00000000" w:rsidRPr="00000000">
        <w:rPr>
          <w:rtl w:val="0"/>
        </w:rPr>
        <w:t xml:space="preserve"> (временно исполняет обязанности </w:t>
      </w:r>
      <w:r w:rsidDel="00000000" w:rsidR="00000000" w:rsidRPr="00000000">
        <w:rPr>
          <w:i w:val="1"/>
          <w:iCs w:val="1"/>
          <w:rtl w:val="0"/>
        </w:rPr>
        <w:t xml:space="preserve">Оператора ЦМК</w:t>
      </w:r>
      <w:r w:rsidDel="00000000" w:rsidR="00000000" w:rsidRPr="00000000">
        <w:rPr>
          <w:rtl w:val="0"/>
        </w:rPr>
        <w:t xml:space="preserve">) .</w:t>
      </w:r>
    </w:p>
    <w:p w:rsidR="00000000" w:rsidDel="00000000" w:rsidP="00000000" w:rsidRDefault="00000000" w:rsidRPr="00000000" w14:paraId="00000260">
      <w:pPr>
        <w:widowControl w:val="0"/>
        <w:ind w:left="1680" w:right="60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Текст задачи в B24:</w:t>
      </w:r>
    </w:p>
    <w:p w:rsidR="00000000" w:rsidDel="00000000" w:rsidP="00000000" w:rsidRDefault="00000000" w:rsidRPr="00000000" w14:paraId="00000261">
      <w:pPr>
        <w:widowControl w:val="0"/>
        <w:ind w:left="2400" w:right="60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Получите список комплектующих для дополнительного комплекта ГП.</w:t>
      </w:r>
    </w:p>
    <w:p w:rsidR="00000000" w:rsidDel="00000000" w:rsidP="00000000" w:rsidRDefault="00000000" w:rsidRPr="00000000" w14:paraId="00000262">
      <w:pPr>
        <w:widowControl w:val="0"/>
        <w:spacing w:after="240" w:lineRule="auto"/>
        <w:ind w:left="2400" w:right="60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Откройте 1С:ERP и укажите спецификацию (состав) доп. комплекта ГП в документе.</w:t>
      </w:r>
    </w:p>
    <w:p w:rsidR="00000000" w:rsidDel="00000000" w:rsidP="00000000" w:rsidRDefault="00000000" w:rsidRPr="00000000" w14:paraId="00000263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Бизнес-логика и ветвление в 1С:</w:t>
      </w:r>
    </w:p>
    <w:p w:rsidR="00000000" w:rsidDel="00000000" w:rsidP="00000000" w:rsidRDefault="00000000" w:rsidRPr="00000000" w14:paraId="00000264">
      <w:pPr>
        <w:widowControl w:val="0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Дмитрий получает состав доп. комплектации и вносит комплектацию напрямую в </w:t>
      </w:r>
      <w:r w:rsidDel="00000000" w:rsidR="00000000" w:rsidRPr="00000000">
        <w:rPr>
          <w:b w:val="1"/>
          <w:bCs w:val="1"/>
          <w:rtl w:val="0"/>
        </w:rPr>
        <w:t xml:space="preserve">1С:ERP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5">
      <w:pPr>
        <w:widowControl w:val="0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Проверка остатков на складе:</w:t>
      </w:r>
    </w:p>
    <w:p w:rsidR="00000000" w:rsidDel="00000000" w:rsidP="00000000" w:rsidRDefault="00000000" w:rsidRPr="00000000" w14:paraId="00000266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Все комплектующие есть на складе:</w:t>
      </w:r>
      <w:r w:rsidDel="00000000" w:rsidR="00000000" w:rsidRPr="00000000">
        <w:rPr>
          <w:rtl w:val="0"/>
        </w:rPr>
        <w:t xml:space="preserve"> Дмитрий выполняет задачу в B24 процесс переходит на стадию 8 (</w:t>
      </w:r>
      <w:r w:rsidDel="00000000" w:rsidR="00000000" w:rsidRPr="00000000">
        <w:rPr>
          <w:color w:val="188038"/>
          <w:rtl w:val="0"/>
        </w:rPr>
        <w:t xml:space="preserve">C56:UC_RIOY3Q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67">
      <w:pPr>
        <w:widowControl w:val="0"/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Комплектующих НЕТ:</w:t>
      </w:r>
      <w:r w:rsidDel="00000000" w:rsidR="00000000" w:rsidRPr="00000000">
        <w:rPr>
          <w:rtl w:val="0"/>
        </w:rPr>
        <w:t xml:space="preserve"> Процесс переходит в статус «Ожидание снабжения» и запускается подпроцесс «Процесс закупки комплектующих» (Сотрудник ЦМК). Задача в B24 закрывается только после обеспечения склада.</w:t>
      </w:r>
    </w:p>
    <w:p w:rsidR="00000000" w:rsidDel="00000000" w:rsidP="00000000" w:rsidRDefault="00000000" w:rsidRPr="00000000" w14:paraId="00000268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Заполняемые сущности и ограничения:</w:t>
      </w:r>
    </w:p>
    <w:tbl>
      <w:tblPr>
        <w:tblStyle w:val="Table10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505"/>
        <w:gridCol w:w="3000"/>
        <w:tblGridChange w:id="0">
          <w:tblGrid>
            <w:gridCol w:w="2235"/>
            <w:gridCol w:w="2505"/>
            <w:gridCol w:w="3000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</w:p>
        </w:tc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Идентификатор / Группа</w:t>
            </w:r>
          </w:p>
        </w:tc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Задание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Закрывается user 414 в B24 после проведения спецификации в 1С и подтверждения наличия остатков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Данные доп. комплектации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1С:ERP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Фиксируются только на стороне 1С (спецификация / доп. реквизиты)</w:t>
            </w:r>
          </w:p>
        </w:tc>
      </w:tr>
    </w:tbl>
    <w:p w:rsidR="00000000" w:rsidDel="00000000" w:rsidP="00000000" w:rsidRDefault="00000000" w:rsidRPr="00000000" w14:paraId="00000272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Номенклатура и количество в Заказе Клиента (ЗК) на этой стадии через REST </w:t>
      </w:r>
      <w:r w:rsidDel="00000000" w:rsidR="00000000" w:rsidRPr="00000000">
        <w:rPr>
          <w:b w:val="1"/>
          <w:bCs w:val="1"/>
          <w:rtl w:val="0"/>
        </w:rPr>
        <w:t xml:space="preserve">не меняются</w:t>
      </w:r>
      <w:r w:rsidDel="00000000" w:rsidR="00000000" w:rsidRPr="00000000">
        <w:rPr>
          <w:rtl w:val="0"/>
        </w:rPr>
        <w:t xml:space="preserve">. В B24 доп. комплектация не дублируется.</w:t>
      </w:r>
    </w:p>
    <w:p w:rsidR="00000000" w:rsidDel="00000000" w:rsidP="00000000" w:rsidRDefault="00000000" w:rsidRPr="00000000" w14:paraId="00000273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4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5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widowControl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34mx2v16t4e4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Стадия 8: Отгрузка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C56:UC_RIOY3Q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77">
      <w:pPr>
        <w:widowControl w:val="0"/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Кто действует и что делает:</w:t>
      </w:r>
    </w:p>
    <w:p w:rsidR="00000000" w:rsidDel="00000000" w:rsidP="00000000" w:rsidRDefault="00000000" w:rsidRPr="00000000" w14:paraId="00000278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9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Кладовщик ЦМК</w:t>
      </w:r>
      <w:r w:rsidDel="00000000" w:rsidR="00000000" w:rsidRPr="00000000">
        <w:rPr>
          <w:rtl w:val="0"/>
        </w:rPr>
        <w:t xml:space="preserve"> — оформляет расходные ордера (РО); HTTP-сервис агрегирует отгрузки по ЗК.</w:t>
      </w:r>
    </w:p>
    <w:p w:rsidR="00000000" w:rsidDel="00000000" w:rsidP="00000000" w:rsidRDefault="00000000" w:rsidRPr="00000000" w14:paraId="0000027A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Робот CRM</w:t>
      </w:r>
      <w:r w:rsidDel="00000000" w:rsidR="00000000" w:rsidRPr="00000000">
        <w:rPr>
          <w:rtl w:val="0"/>
        </w:rPr>
        <w:t xml:space="preserve"> — переводит дальше </w:t>
      </w:r>
      <w:r w:rsidDel="00000000" w:rsidR="00000000" w:rsidRPr="00000000">
        <w:rPr>
          <w:b w:val="1"/>
          <w:b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при 100% отгрузке по всем SKU.</w:t>
      </w:r>
    </w:p>
    <w:p w:rsidR="00000000" w:rsidDel="00000000" w:rsidP="00000000" w:rsidRDefault="00000000" w:rsidRPr="00000000" w14:paraId="0000027B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Бизнес-смысл:</w:t>
      </w:r>
      <w:r w:rsidDel="00000000" w:rsidR="00000000" w:rsidRPr="00000000">
        <w:rPr>
          <w:rtl w:val="0"/>
        </w:rPr>
        <w:t xml:space="preserve"> подтвердить полную отгрузку заказчику перед закрывающими документами.</w:t>
      </w:r>
    </w:p>
    <w:p w:rsidR="00000000" w:rsidDel="00000000" w:rsidP="00000000" w:rsidRDefault="00000000" w:rsidRPr="00000000" w14:paraId="0000027C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D">
      <w:pPr>
        <w:widowControl w:val="0"/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Заполнение полей (Человеческий фактор):</w:t>
      </w:r>
    </w:p>
    <w:p w:rsidR="00000000" w:rsidDel="00000000" w:rsidP="00000000" w:rsidRDefault="00000000" w:rsidRPr="00000000" w14:paraId="0000027E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F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Человек в B24 не заполняет поля.</w:t>
      </w:r>
      <w:r w:rsidDel="00000000" w:rsidR="00000000" w:rsidRPr="00000000">
        <w:rPr>
          <w:rtl w:val="0"/>
        </w:rPr>
        <w:t xml:space="preserve"> Отгрузка фиксируется в 1С операторами склада/логистики.</w:t>
      </w:r>
    </w:p>
    <w:p w:rsidR="00000000" w:rsidDel="00000000" w:rsidP="00000000" w:rsidRDefault="00000000" w:rsidRPr="00000000" w14:paraId="00000280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1">
      <w:pPr>
        <w:widowControl w:val="0"/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Цепочка автозаполнения и дальнейшее использование данных:</w:t>
      </w:r>
    </w:p>
    <w:p w:rsidR="00000000" w:rsidDel="00000000" w:rsidP="00000000" w:rsidRDefault="00000000" w:rsidRPr="00000000" w14:paraId="00000282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guard в 1С:</w:t>
      </w:r>
    </w:p>
    <w:p w:rsidR="00000000" w:rsidDel="00000000" w:rsidP="00000000" w:rsidRDefault="00000000" w:rsidRPr="00000000" w14:paraId="00000284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5">
      <w:pPr>
        <w:widowControl w:val="0"/>
        <w:rPr/>
      </w:pPr>
      <w:r w:rsidDel="00000000" w:rsidR="00000000" w:rsidRPr="00000000">
        <w:rPr>
          <w:rtl w:val="0"/>
        </w:rPr>
        <w:t xml:space="preserve">ordered[nom] = Σ ЗК.Товары.Количество</w:t>
      </w:r>
    </w:p>
    <w:p w:rsidR="00000000" w:rsidDel="00000000" w:rsidP="00000000" w:rsidRDefault="00000000" w:rsidRPr="00000000" w14:paraId="00000286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7">
      <w:pPr>
        <w:widowControl w:val="0"/>
        <w:rPr/>
      </w:pPr>
      <w:r w:rsidDel="00000000" w:rsidR="00000000" w:rsidRPr="00000000">
        <w:rPr>
          <w:rtl w:val="0"/>
        </w:rPr>
        <w:t xml:space="preserve">shipped[nom] = Σ РО WHERE статус = «Отгружен» AND Распоряжение = ЗК</w:t>
      </w:r>
    </w:p>
    <w:p w:rsidR="00000000" w:rsidDel="00000000" w:rsidP="00000000" w:rsidRDefault="00000000" w:rsidRPr="00000000" w14:paraId="0000028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для КАЖДОЙ nom: shipped &gt;= ordered → отправить REST</w:t>
      </w:r>
    </w:p>
    <w:p w:rsidR="00000000" w:rsidDel="00000000" w:rsidP="00000000" w:rsidRDefault="00000000" w:rsidRPr="00000000" w14:paraId="0000028A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ИНАЧЕ → REST не отправлять, сделка ждёт на C56:UC_RIOY3Q</w:t>
      </w:r>
    </w:p>
    <w:p w:rsidR="00000000" w:rsidDel="00000000" w:rsidP="00000000" w:rsidRDefault="00000000" w:rsidRPr="00000000" w14:paraId="0000028C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D">
      <w:pPr>
        <w:widowControl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1С → B24 при полной отгрузке:</w:t>
      </w:r>
    </w:p>
    <w:p w:rsidR="00000000" w:rsidDel="00000000" w:rsidP="00000000" w:rsidRDefault="00000000" w:rsidRPr="00000000" w14:paraId="0000028E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F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0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1">
      <w:pPr>
        <w:widowControl w:val="0"/>
        <w:rPr/>
      </w:pPr>
      <w:r w:rsidDel="00000000" w:rsidR="00000000" w:rsidRPr="00000000">
        <w:rPr>
          <w:rtl w:val="0"/>
        </w:rPr>
        <w:t xml:space="preserve">"ENTITY": "CLIENT_ORDER_STATUS",</w:t>
      </w:r>
    </w:p>
    <w:p w:rsidR="00000000" w:rsidDel="00000000" w:rsidP="00000000" w:rsidRDefault="00000000" w:rsidRPr="00000000" w14:paraId="00000292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3">
      <w:pPr>
        <w:widowControl w:val="0"/>
        <w:rPr/>
      </w:pPr>
      <w:r w:rsidDel="00000000" w:rsidR="00000000" w:rsidRPr="00000000">
        <w:rPr>
          <w:rtl w:val="0"/>
        </w:rPr>
        <w:t xml:space="preserve">"ID": "{ID}-ЦМК",</w:t>
      </w:r>
    </w:p>
    <w:p w:rsidR="00000000" w:rsidDel="00000000" w:rsidP="00000000" w:rsidRDefault="00000000" w:rsidRPr="00000000" w14:paraId="00000294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5">
      <w:pPr>
        <w:widowControl w:val="0"/>
        <w:rPr/>
      </w:pPr>
      <w:r w:rsidDel="00000000" w:rsidR="00000000" w:rsidRPr="00000000">
        <w:rPr>
          <w:rtl w:val="0"/>
        </w:rPr>
        <w:t xml:space="preserve">"GUID": "{UF_ONEC_GUID}",</w:t>
      </w:r>
    </w:p>
    <w:p w:rsidR="00000000" w:rsidDel="00000000" w:rsidP="00000000" w:rsidRDefault="00000000" w:rsidRPr="00000000" w14:paraId="00000296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7">
      <w:pPr>
        <w:widowControl w:val="0"/>
        <w:rPr/>
      </w:pPr>
      <w:r w:rsidDel="00000000" w:rsidR="00000000" w:rsidRPr="00000000">
        <w:rPr>
          <w:rtl w:val="0"/>
        </w:rPr>
        <w:t xml:space="preserve">"STATUS": "Отгружен",</w:t>
      </w:r>
    </w:p>
    <w:p w:rsidR="00000000" w:rsidDel="00000000" w:rsidP="00000000" w:rsidRDefault="00000000" w:rsidRPr="00000000" w14:paraId="00000298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9">
      <w:pPr>
        <w:widowControl w:val="0"/>
        <w:rPr/>
      </w:pPr>
      <w:r w:rsidDel="00000000" w:rsidR="00000000" w:rsidRPr="00000000">
        <w:rPr>
          <w:rtl w:val="0"/>
        </w:rPr>
        <w:t xml:space="preserve">"shipment_complete": true,</w:t>
      </w:r>
    </w:p>
    <w:p w:rsidR="00000000" w:rsidDel="00000000" w:rsidP="00000000" w:rsidRDefault="00000000" w:rsidRPr="00000000" w14:paraId="0000029A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B">
      <w:pPr>
        <w:widowControl w:val="0"/>
        <w:rPr/>
      </w:pPr>
      <w:r w:rsidDel="00000000" w:rsidR="00000000" w:rsidRPr="00000000">
        <w:rPr>
          <w:rtl w:val="0"/>
        </w:rPr>
        <w:t xml:space="preserve">"lines": [{"product_guid":"…","ordered":10,"shipped":10}]</w:t>
      </w:r>
    </w:p>
    <w:p w:rsidR="00000000" w:rsidDel="00000000" w:rsidP="00000000" w:rsidRDefault="00000000" w:rsidRPr="00000000" w14:paraId="0000029C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D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E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Робот переводит на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C56:UC_7XJL3J</w:t>
      </w:r>
      <w:r w:rsidDel="00000000" w:rsidR="00000000" w:rsidRPr="00000000">
        <w:rPr>
          <w:rtl w:val="0"/>
        </w:rPr>
        <w:t xml:space="preserve"> (стадия 9).</w:t>
      </w:r>
    </w:p>
    <w:p w:rsidR="00000000" w:rsidDel="00000000" w:rsidP="00000000" w:rsidRDefault="00000000" w:rsidRPr="00000000" w14:paraId="000002A0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1">
      <w:pPr>
        <w:widowControl w:val="0"/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Условия и блокировки:</w:t>
      </w:r>
    </w:p>
    <w:p w:rsidR="00000000" w:rsidDel="00000000" w:rsidP="00000000" w:rsidRDefault="00000000" w:rsidRPr="00000000" w14:paraId="000002A2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Частичная отгрузка (например 3 из 10 позиций) → REST </w:t>
      </w:r>
      <w:r w:rsidDel="00000000" w:rsidR="00000000" w:rsidRPr="00000000">
        <w:rPr>
          <w:b w:val="1"/>
          <w:bCs w:val="1"/>
          <w:rtl w:val="0"/>
        </w:rPr>
        <w:t xml:space="preserve">не отправляется</w:t>
      </w:r>
      <w:r w:rsidDel="00000000" w:rsidR="00000000" w:rsidRPr="00000000">
        <w:rPr>
          <w:rtl w:val="0"/>
        </w:rPr>
        <w:t xml:space="preserve">; сделка ждёт.</w:t>
      </w:r>
    </w:p>
    <w:p w:rsidR="00000000" w:rsidDel="00000000" w:rsidP="00000000" w:rsidRDefault="00000000" w:rsidRPr="00000000" w14:paraId="000002A3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РО не в статусе «Отгружен» → </w:t>
      </w:r>
      <w:r w:rsidDel="00000000" w:rsidR="00000000" w:rsidRPr="00000000">
        <w:rPr>
          <w:b w:val="1"/>
          <w:bCs w:val="1"/>
          <w:rtl w:val="0"/>
        </w:rPr>
        <w:t xml:space="preserve">игнорируется</w:t>
      </w:r>
      <w:r w:rsidDel="00000000" w:rsidR="00000000" w:rsidRPr="00000000">
        <w:rPr>
          <w:rtl w:val="0"/>
        </w:rPr>
        <w:t xml:space="preserve"> при расчёте.</w:t>
      </w:r>
    </w:p>
    <w:p w:rsidR="00000000" w:rsidDel="00000000" w:rsidP="00000000" w:rsidRDefault="00000000" w:rsidRPr="00000000" w14:paraId="000002A4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Полная отгрузка → стадия 9.</w:t>
      </w:r>
    </w:p>
    <w:p w:rsidR="00000000" w:rsidDel="00000000" w:rsidP="00000000" w:rsidRDefault="00000000" w:rsidRPr="00000000" w14:paraId="000002A5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6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widowControl w:val="0"/>
        <w:spacing w:after="80" w:before="0" w:lineRule="auto"/>
        <w:rPr>
          <w:color w:val="000000"/>
          <w:sz w:val="26"/>
          <w:szCs w:val="26"/>
        </w:rPr>
      </w:pPr>
      <w:bookmarkStart w:colFirst="0" w:colLast="0" w:name="_13ynok1acdqf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Стадии 9: Закрывающие документы (</w:t>
      </w:r>
      <w:r w:rsidDel="00000000" w:rsidR="00000000" w:rsidRPr="00000000">
        <w:rPr>
          <w:color w:val="188038"/>
          <w:sz w:val="26"/>
          <w:szCs w:val="26"/>
          <w:rtl w:val="0"/>
        </w:rPr>
        <w:t xml:space="preserve">C56:UC_7XJL3J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A8">
      <w:pPr>
        <w:pStyle w:val="Heading4"/>
        <w:keepNext w:val="0"/>
        <w:keepLines w:val="0"/>
        <w:widowControl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l4q31qqcsem1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1. Участники и действия</w:t>
      </w:r>
    </w:p>
    <w:p w:rsidR="00000000" w:rsidDel="00000000" w:rsidP="00000000" w:rsidRDefault="00000000" w:rsidRPr="00000000" w14:paraId="000002A9">
      <w:pPr>
        <w:widowControl w:val="0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Ақерке (user ID 8):</w:t>
      </w:r>
      <w:r w:rsidDel="00000000" w:rsidR="00000000" w:rsidRPr="00000000">
        <w:rPr>
          <w:rtl w:val="0"/>
        </w:rPr>
        <w:t xml:space="preserve"> Проверяет корректность данных по заказу. Нажимает «Согласовать» либо «На доработку».</w:t>
      </w:r>
    </w:p>
    <w:p w:rsidR="00000000" w:rsidDel="00000000" w:rsidP="00000000" w:rsidRDefault="00000000" w:rsidRPr="00000000" w14:paraId="000002AA">
      <w:pPr>
        <w:widowControl w:val="0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Оператор ЦМК:</w:t>
      </w:r>
      <w:r w:rsidDel="00000000" w:rsidR="00000000" w:rsidRPr="00000000">
        <w:rPr>
          <w:rtl w:val="0"/>
        </w:rPr>
        <w:t xml:space="preserve"> Получает задачу «Исправить замечания», если Ақерке отправила сделку на доработку.</w:t>
      </w:r>
    </w:p>
    <w:p w:rsidR="00000000" w:rsidDel="00000000" w:rsidP="00000000" w:rsidRDefault="00000000" w:rsidRPr="00000000" w14:paraId="000002AB">
      <w:pPr>
        <w:widowControl w:val="0"/>
        <w:spacing w:after="24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Аяна (user ID 1968):</w:t>
      </w:r>
      <w:r w:rsidDel="00000000" w:rsidR="00000000" w:rsidRPr="00000000">
        <w:rPr>
          <w:rtl w:val="0"/>
        </w:rPr>
        <w:t xml:space="preserve"> Проводит накладную в 1С БУХ, выставляет СФ в 1С ERP / БУХ и закрывает задачи в B24.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4"/>
        <w:keepNext w:val="0"/>
        <w:keepLines w:val="0"/>
        <w:widowControl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djy7pgq88uab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2. Задания CRM и шаблоны текстов</w:t>
      </w:r>
    </w:p>
    <w:p w:rsidR="00000000" w:rsidDel="00000000" w:rsidP="00000000" w:rsidRDefault="00000000" w:rsidRPr="00000000" w14:paraId="000002AD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1: Ақерке (ID 8)</w:t>
      </w:r>
    </w:p>
    <w:p w:rsidR="00000000" w:rsidDel="00000000" w:rsidP="00000000" w:rsidRDefault="00000000" w:rsidRPr="00000000" w14:paraId="000002AE">
      <w:pPr>
        <w:widowControl w:val="0"/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Заголовок: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Согласовать данные по Сделке №___</w:t>
      </w:r>
    </w:p>
    <w:p w:rsidR="00000000" w:rsidDel="00000000" w:rsidP="00000000" w:rsidRDefault="00000000" w:rsidRPr="00000000" w14:paraId="000002AF">
      <w:pPr>
        <w:widowControl w:val="0"/>
        <w:ind w:left="1680" w:right="60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Текст задачи:</w:t>
        <w:br w:type="textWrapping"/>
        <w:t xml:space="preserve"> </w:t>
      </w:r>
      <w:r w:rsidDel="00000000" w:rsidR="00000000" w:rsidRPr="00000000">
        <w:rPr>
          <w:rtl w:val="0"/>
        </w:rPr>
        <w:t xml:space="preserve">Ақерке, необходимо проверить корректность данных по заказу перед проведением:</w:t>
      </w:r>
    </w:p>
    <w:p w:rsidR="00000000" w:rsidDel="00000000" w:rsidP="00000000" w:rsidRDefault="00000000" w:rsidRPr="00000000" w14:paraId="000002B0">
      <w:pPr>
        <w:widowControl w:val="0"/>
        <w:ind w:left="2400" w:right="6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Проверить сделку:</w:t>
      </w:r>
      <w:r w:rsidDel="00000000" w:rsidR="00000000" w:rsidRPr="00000000">
        <w:rPr>
          <w:rtl w:val="0"/>
        </w:rPr>
        <w:t xml:space="preserve"> Убедиться, что все поля в карточке сделки заполнены верно и информация соответствует привязанному Заказу клиента в 1С.</w:t>
      </w:r>
    </w:p>
    <w:p w:rsidR="00000000" w:rsidDel="00000000" w:rsidP="00000000" w:rsidRDefault="00000000" w:rsidRPr="00000000" w14:paraId="000002B1">
      <w:pPr>
        <w:widowControl w:val="0"/>
        <w:ind w:left="2400" w:right="6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Проверить Google Doc:</w:t>
      </w:r>
      <w:r w:rsidDel="00000000" w:rsidR="00000000" w:rsidRPr="00000000">
        <w:rPr>
          <w:rtl w:val="0"/>
        </w:rPr>
        <w:t xml:space="preserve"> Перейти по [</w:t>
      </w:r>
      <w:r w:rsidDel="00000000" w:rsidR="00000000" w:rsidRPr="00000000">
        <w:rPr>
          <w:color w:val="188038"/>
          <w:rtl w:val="0"/>
        </w:rPr>
        <w:t xml:space="preserve">ссылке на Google Do</w:t>
      </w:r>
      <w:r w:rsidDel="00000000" w:rsidR="00000000" w:rsidRPr="00000000">
        <w:rPr>
          <w:rtl w:val="0"/>
        </w:rPr>
        <w:t xml:space="preserve">c] и сверить, соответствуют ли записи о факте и дате отгрузки данным из Заказа клиента и сделки.</w:t>
      </w:r>
    </w:p>
    <w:p w:rsidR="00000000" w:rsidDel="00000000" w:rsidP="00000000" w:rsidRDefault="00000000" w:rsidRPr="00000000" w14:paraId="000002B2">
      <w:pPr>
        <w:widowControl w:val="0"/>
        <w:ind w:left="1680" w:right="60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Принять решение:</w:t>
      </w:r>
    </w:p>
    <w:p w:rsidR="00000000" w:rsidDel="00000000" w:rsidP="00000000" w:rsidRDefault="00000000" w:rsidRPr="00000000" w14:paraId="000002B3">
      <w:pPr>
        <w:widowControl w:val="0"/>
        <w:ind w:left="2400" w:right="6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Если все данные сходятся нажмите кнопку </w:t>
      </w:r>
      <w:r w:rsidDel="00000000" w:rsidR="00000000" w:rsidRPr="00000000">
        <w:rPr>
          <w:b w:val="1"/>
          <w:bCs w:val="1"/>
          <w:rtl w:val="0"/>
        </w:rPr>
        <w:t xml:space="preserve">«Согласовать»</w:t>
      </w:r>
      <w:r w:rsidDel="00000000" w:rsidR="00000000" w:rsidRPr="00000000">
        <w:rPr>
          <w:rtl w:val="0"/>
        </w:rPr>
        <w:t xml:space="preserve"> (процесс пойдет дальше Аяне в 1С БУХ).</w:t>
      </w:r>
    </w:p>
    <w:p w:rsidR="00000000" w:rsidDel="00000000" w:rsidP="00000000" w:rsidRDefault="00000000" w:rsidRPr="00000000" w14:paraId="000002B4">
      <w:pPr>
        <w:widowControl w:val="0"/>
        <w:ind w:left="2400" w:right="6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Если есть ошибки или нестыковки нажмите кнопку </w:t>
      </w:r>
      <w:r w:rsidDel="00000000" w:rsidR="00000000" w:rsidRPr="00000000">
        <w:rPr>
          <w:b w:val="1"/>
          <w:bCs w:val="1"/>
          <w:rtl w:val="0"/>
        </w:rPr>
        <w:t xml:space="preserve">«На доработку»</w:t>
      </w:r>
      <w:r w:rsidDel="00000000" w:rsidR="00000000" w:rsidRPr="00000000">
        <w:rPr>
          <w:rtl w:val="0"/>
        </w:rPr>
        <w:t xml:space="preserve"> (с указанием причины).</w:t>
      </w:r>
    </w:p>
    <w:p w:rsidR="00000000" w:rsidDel="00000000" w:rsidP="00000000" w:rsidRDefault="00000000" w:rsidRPr="00000000" w14:paraId="000002B5">
      <w:pPr>
        <w:widowControl w:val="0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Ветвление (Escalation):</w:t>
      </w:r>
    </w:p>
    <w:p w:rsidR="00000000" w:rsidDel="00000000" w:rsidP="00000000" w:rsidRDefault="00000000" w:rsidRPr="00000000" w14:paraId="000002B6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Кнопка «На доработку»:</w:t>
      </w:r>
      <w:r w:rsidDel="00000000" w:rsidR="00000000" w:rsidRPr="00000000">
        <w:rPr>
          <w:rtl w:val="0"/>
        </w:rPr>
        <w:t xml:space="preserve"> Создается задача </w:t>
      </w:r>
      <w:r w:rsidDel="00000000" w:rsidR="00000000" w:rsidRPr="00000000">
        <w:rPr>
          <w:b w:val="1"/>
          <w:bCs w:val="1"/>
          <w:rtl w:val="0"/>
        </w:rPr>
        <w:t xml:space="preserve">Оператору ЦМК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«Исправить замечания»</w:t>
      </w:r>
      <w:r w:rsidDel="00000000" w:rsidR="00000000" w:rsidRPr="00000000">
        <w:rPr>
          <w:rtl w:val="0"/>
        </w:rPr>
        <w:t xml:space="preserve">. После исправления процесс возвращается на повторную проверку Ақерке.</w:t>
      </w:r>
    </w:p>
    <w:p w:rsidR="00000000" w:rsidDel="00000000" w:rsidP="00000000" w:rsidRDefault="00000000" w:rsidRPr="00000000" w14:paraId="000002B7">
      <w:pPr>
        <w:widowControl w:val="0"/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Кнопка «Согласовать»:</w:t>
      </w:r>
      <w:r w:rsidDel="00000000" w:rsidR="00000000" w:rsidRPr="00000000">
        <w:rPr>
          <w:rtl w:val="0"/>
        </w:rPr>
        <w:t xml:space="preserve"> Процесс переходит к проверке Подразделения и параллельным веткам.</w:t>
      </w:r>
    </w:p>
    <w:p w:rsidR="00000000" w:rsidDel="00000000" w:rsidP="00000000" w:rsidRDefault="00000000" w:rsidRPr="00000000" w14:paraId="000002B8">
      <w:pPr>
        <w:pStyle w:val="Heading4"/>
        <w:keepNext w:val="0"/>
        <w:keepLines w:val="0"/>
        <w:widowControl w:val="0"/>
        <w:spacing w:after="40" w:before="0" w:lineRule="auto"/>
        <w:ind w:left="1800" w:hanging="360"/>
        <w:rPr>
          <w:color w:val="000000"/>
          <w:sz w:val="22"/>
          <w:szCs w:val="22"/>
        </w:rPr>
      </w:pPr>
      <w:bookmarkStart w:colFirst="0" w:colLast="0" w:name="_q2pyk6bzcih3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3. Бизнес-логика, таймеры и выписка ЭСФ</w:t>
      </w:r>
    </w:p>
    <w:p w:rsidR="00000000" w:rsidDel="00000000" w:rsidP="00000000" w:rsidRDefault="00000000" w:rsidRPr="00000000" w14:paraId="000002B9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t xml:space="preserve">После успешного согласования Ақерке процесс параллельно уходит по двум направлениям:</w:t>
      </w:r>
    </w:p>
    <w:p w:rsidR="00000000" w:rsidDel="00000000" w:rsidP="00000000" w:rsidRDefault="00000000" w:rsidRPr="00000000" w14:paraId="000002BA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 А: Определение следующей стадии сделки (Верхняя ветка)</w:t>
      </w:r>
    </w:p>
    <w:p w:rsidR="00000000" w:rsidDel="00000000" w:rsidP="00000000" w:rsidRDefault="00000000" w:rsidRPr="00000000" w14:paraId="000002BB">
      <w:pPr>
        <w:widowControl w:val="0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Проверяется наличие постоплаты:</w:t>
      </w:r>
    </w:p>
    <w:p w:rsidR="00000000" w:rsidDel="00000000" w:rsidP="00000000" w:rsidRDefault="00000000" w:rsidRPr="00000000" w14:paraId="000002BC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Есть постоплата (ДА):</w:t>
      </w:r>
      <w:r w:rsidDel="00000000" w:rsidR="00000000" w:rsidRPr="00000000">
        <w:rPr>
          <w:rtl w:val="0"/>
        </w:rPr>
        <w:t xml:space="preserve"> Автоматическая смена стадии на </w:t>
      </w:r>
      <w:r w:rsidDel="00000000" w:rsidR="00000000" w:rsidRPr="00000000">
        <w:rPr>
          <w:b w:val="1"/>
          <w:bCs w:val="1"/>
          <w:rtl w:val="0"/>
        </w:rPr>
        <w:t xml:space="preserve">«10. Погашение задолженности»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C56:UC_7MKPUR</w:t>
      </w:r>
      <w:r w:rsidDel="00000000" w:rsidR="00000000" w:rsidRPr="00000000">
        <w:rPr>
          <w:rtl w:val="0"/>
        </w:rPr>
        <w:t xml:space="preserve">) Ожидание ответа о Списании  ДС.</w:t>
      </w:r>
    </w:p>
    <w:p w:rsidR="00000000" w:rsidDel="00000000" w:rsidP="00000000" w:rsidRDefault="00000000" w:rsidRPr="00000000" w14:paraId="000002BD">
      <w:pPr>
        <w:widowControl w:val="0"/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Постоплаты нет (НЕТ):</w:t>
      </w:r>
      <w:r w:rsidDel="00000000" w:rsidR="00000000" w:rsidRPr="00000000">
        <w:rPr>
          <w:rtl w:val="0"/>
        </w:rPr>
        <w:t xml:space="preserve"> Завершение сделки — </w:t>
      </w:r>
      <w:r w:rsidDel="00000000" w:rsidR="00000000" w:rsidRPr="00000000">
        <w:rPr>
          <w:b w:val="1"/>
          <w:bCs w:val="1"/>
          <w:rtl w:val="0"/>
        </w:rPr>
        <w:t xml:space="preserve">Успех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C56:WON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BE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 Б: Оформление РТиУ и ЭСФ (Нижняя ветка)</w:t>
      </w:r>
    </w:p>
    <w:p w:rsidR="00000000" w:rsidDel="00000000" w:rsidP="00000000" w:rsidRDefault="00000000" w:rsidRPr="00000000" w14:paraId="000002BF">
      <w:pPr>
        <w:widowControl w:val="0"/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Проверка условия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Подразделение = 7П?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C0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 (Подразделение Заявителя 7П):</w:t>
      </w:r>
    </w:p>
    <w:p w:rsidR="00000000" w:rsidDel="00000000" w:rsidP="00000000" w:rsidRDefault="00000000" w:rsidRPr="00000000" w14:paraId="000002C1">
      <w:pPr>
        <w:widowControl w:val="0"/>
        <w:numPr>
          <w:ilvl w:val="0"/>
          <w:numId w:val="33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Процесс встает на паузу в ожидании события </w:t>
      </w:r>
      <w:r w:rsidDel="00000000" w:rsidR="00000000" w:rsidRPr="00000000">
        <w:rPr>
          <w:b w:val="1"/>
          <w:bCs w:val="1"/>
          <w:rtl w:val="0"/>
        </w:rPr>
        <w:t xml:space="preserve">«Наступил конец месяца»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2">
      <w:pPr>
        <w:widowControl w:val="0"/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В конце календарного месяца Аяне поступает </w:t>
      </w:r>
      <w:r w:rsidDel="00000000" w:rsidR="00000000" w:rsidRPr="00000000">
        <w:rPr>
          <w:b w:val="1"/>
          <w:bCs w:val="1"/>
          <w:rtl w:val="0"/>
        </w:rPr>
        <w:t xml:space="preserve">общая сводная задача (реестр)</w:t>
      </w:r>
      <w:r w:rsidDel="00000000" w:rsidR="00000000" w:rsidRPr="00000000">
        <w:rPr>
          <w:rtl w:val="0"/>
        </w:rPr>
        <w:t xml:space="preserve"> на проведение документов в 1С БУХ по всем сделкам этого подразделения за прошедший месяц.</w:t>
      </w:r>
    </w:p>
    <w:p w:rsidR="00000000" w:rsidDel="00000000" w:rsidP="00000000" w:rsidRDefault="00000000" w:rsidRPr="00000000" w14:paraId="000002C3">
      <w:pPr>
        <w:widowControl w:val="0"/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После проведения сводных накладных в 1С БУХ и закрытия задачи создается задача B24 </w:t>
      </w:r>
      <w:r w:rsidDel="00000000" w:rsidR="00000000" w:rsidRPr="00000000">
        <w:rPr>
          <w:b w:val="1"/>
          <w:bCs w:val="1"/>
          <w:rtl w:val="0"/>
        </w:rPr>
        <w:t xml:space="preserve">«Выставить ЭСФ»</w:t>
      </w:r>
      <w:r w:rsidDel="00000000" w:rsidR="00000000" w:rsidRPr="00000000">
        <w:rPr>
          <w:rtl w:val="0"/>
        </w:rPr>
        <w:t xml:space="preserve"> (также в рамках итоговой выписки за месяц).</w:t>
        <w:br w:type="textWrapping"/>
        <w:br w:type="textWrapping"/>
      </w:r>
    </w:p>
    <w:p w:rsidR="00000000" w:rsidDel="00000000" w:rsidP="00000000" w:rsidRDefault="00000000" w:rsidRPr="00000000" w14:paraId="000002C4">
      <w:pPr>
        <w:widowControl w:val="0"/>
        <w:ind w:left="180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НЕТ (Другие подразделения):</w:t>
      </w:r>
    </w:p>
    <w:p w:rsidR="00000000" w:rsidDel="00000000" w:rsidP="00000000" w:rsidRDefault="00000000" w:rsidRPr="00000000" w14:paraId="000002C5">
      <w:pPr>
        <w:widowControl w:val="0"/>
        <w:ind w:left="252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Аяне сразу ставится задача </w:t>
      </w:r>
      <w:r w:rsidDel="00000000" w:rsidR="00000000" w:rsidRPr="00000000">
        <w:rPr>
          <w:b w:val="1"/>
          <w:bCs w:val="1"/>
          <w:rtl w:val="0"/>
        </w:rPr>
        <w:t xml:space="preserve">«Выполнить задание проведение накладной в 1С БУХ»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6">
      <w:pPr>
        <w:widowControl w:val="0"/>
        <w:ind w:left="252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Запускается таймер </w:t>
      </w:r>
      <w:r w:rsidDel="00000000" w:rsidR="00000000" w:rsidRPr="00000000">
        <w:rPr>
          <w:b w:val="1"/>
          <w:bCs w:val="1"/>
          <w:rtl w:val="0"/>
        </w:rPr>
        <w:t xml:space="preserve">«Через 10 дней после Реализации»</w:t>
      </w:r>
      <w:r w:rsidDel="00000000" w:rsidR="00000000" w:rsidRPr="00000000">
        <w:rPr>
          <w:rtl w:val="0"/>
        </w:rPr>
        <w:t xml:space="preserve"> (контроль дедлайна ЭСФ).</w:t>
      </w:r>
    </w:p>
    <w:p w:rsidR="00000000" w:rsidDel="00000000" w:rsidP="00000000" w:rsidRDefault="00000000" w:rsidRPr="00000000" w14:paraId="000002C7">
      <w:pPr>
        <w:widowControl w:val="0"/>
        <w:ind w:left="252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Создается задача B24 </w:t>
      </w:r>
      <w:r w:rsidDel="00000000" w:rsidR="00000000" w:rsidRPr="00000000">
        <w:rPr>
          <w:b w:val="1"/>
          <w:bCs w:val="1"/>
          <w:rtl w:val="0"/>
        </w:rPr>
        <w:t xml:space="preserve">«Выставить ЭСФ»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8">
      <w:pPr>
        <w:widowControl w:val="0"/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Выписка СФ / ЭСФ:</w:t>
      </w:r>
    </w:p>
    <w:p w:rsidR="00000000" w:rsidDel="00000000" w:rsidP="00000000" w:rsidRDefault="00000000" w:rsidRPr="00000000" w14:paraId="000002C9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Аяна выставляет СФ в </w:t>
      </w:r>
      <w:r w:rsidDel="00000000" w:rsidR="00000000" w:rsidRPr="00000000">
        <w:rPr>
          <w:b w:val="1"/>
          <w:bCs w:val="1"/>
          <w:rtl w:val="0"/>
        </w:rPr>
        <w:t xml:space="preserve">1С:ERP</w:t>
      </w:r>
      <w:r w:rsidDel="00000000" w:rsidR="00000000" w:rsidRPr="00000000">
        <w:rPr>
          <w:rtl w:val="0"/>
        </w:rPr>
        <w:t xml:space="preserve"> и/или </w:t>
      </w:r>
      <w:r w:rsidDel="00000000" w:rsidR="00000000" w:rsidRPr="00000000">
        <w:rPr>
          <w:b w:val="1"/>
          <w:bCs w:val="1"/>
          <w:rtl w:val="0"/>
        </w:rPr>
        <w:t xml:space="preserve">1С:БУХ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A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Аяна выполняет задачу B24 </w:t>
      </w:r>
      <w:r w:rsidDel="00000000" w:rsidR="00000000" w:rsidRPr="00000000">
        <w:rPr>
          <w:b w:val="1"/>
          <w:bCs w:val="1"/>
          <w:rtl w:val="0"/>
        </w:rPr>
        <w:t xml:space="preserve">«Формирование ЭСФ»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B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1С:ERP передает в B24 статусный REST-сигнал </w:t>
      </w:r>
      <w:r w:rsidDel="00000000" w:rsidR="00000000" w:rsidRPr="00000000">
        <w:rPr>
          <w:b w:val="1"/>
          <w:bCs w:val="1"/>
          <w:rtl w:val="0"/>
        </w:rPr>
        <w:t xml:space="preserve">«Отправить сигнал о выставлении СФ»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C">
      <w:pPr>
        <w:widowControl w:val="0"/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Процесс по ветке ЭСФ завершается (</w:t>
      </w:r>
      <w:r w:rsidDel="00000000" w:rsidR="00000000" w:rsidRPr="00000000">
        <w:rPr>
          <w:color w:val="188038"/>
          <w:rtl w:val="0"/>
        </w:rPr>
        <w:t xml:space="preserve">Успех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CD">
      <w:pPr>
        <w:pStyle w:val="Heading4"/>
        <w:keepNext w:val="0"/>
        <w:keepLines w:val="0"/>
        <w:widowControl w:val="0"/>
        <w:spacing w:after="40" w:before="0" w:lineRule="auto"/>
        <w:ind w:left="1800" w:hanging="360"/>
        <w:rPr>
          <w:color w:val="000000"/>
          <w:sz w:val="22"/>
          <w:szCs w:val="22"/>
        </w:rPr>
      </w:pPr>
      <w:bookmarkStart w:colFirst="0" w:colLast="0" w:name="_s30w402opfix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4. Заполняемые поля и блокировки</w:t>
      </w:r>
    </w:p>
    <w:tbl>
      <w:tblPr>
        <w:tblStyle w:val="Table11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715"/>
        <w:gridCol w:w="1620"/>
        <w:gridCol w:w="2055"/>
        <w:tblGridChange w:id="0">
          <w:tblGrid>
            <w:gridCol w:w="1545"/>
            <w:gridCol w:w="2715"/>
            <w:gridCol w:w="1620"/>
            <w:gridCol w:w="2055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поля</w:t>
            </w:r>
          </w:p>
        </w:tc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Идентификатор</w:t>
            </w:r>
          </w:p>
        </w:tc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заполняет / Источник</w:t>
            </w:r>
          </w:p>
        </w:tc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РТиУ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UF_CRM_RTU_DATE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Аяна (1968)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Дата документа реализации из 1С БУХ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Сверка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Ақерке 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Решение: «Согласовать» или «На доработку»</w:t>
            </w:r>
          </w:p>
        </w:tc>
      </w:tr>
    </w:tbl>
    <w:p w:rsidR="00000000" w:rsidDel="00000000" w:rsidP="00000000" w:rsidRDefault="00000000" w:rsidRPr="00000000" w14:paraId="000002DA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Блокировка 1:</w:t>
      </w:r>
      <w:r w:rsidDel="00000000" w:rsidR="00000000" w:rsidRPr="00000000">
        <w:rPr>
          <w:rtl w:val="0"/>
        </w:rPr>
        <w:t xml:space="preserve"> Пока Ақерке не нажмет «Согласовать», задачи Аяне не формируются.</w:t>
      </w:r>
    </w:p>
    <w:p w:rsidR="00000000" w:rsidDel="00000000" w:rsidP="00000000" w:rsidRDefault="00000000" w:rsidRPr="00000000" w14:paraId="000002DB">
      <w:pPr>
        <w:widowControl w:val="0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Блокировка 2:</w:t>
      </w:r>
      <w:r w:rsidDel="00000000" w:rsidR="00000000" w:rsidRPr="00000000">
        <w:rPr>
          <w:rtl w:val="0"/>
        </w:rPr>
        <w:t xml:space="preserve"> При отправке «На доработку» процесс заблокирован на Операторе ЦМК до исправления замечаний.</w:t>
      </w:r>
    </w:p>
    <w:p w:rsidR="00000000" w:rsidDel="00000000" w:rsidP="00000000" w:rsidRDefault="00000000" w:rsidRPr="00000000" w14:paraId="000002DC">
      <w:pPr>
        <w:widowControl w:val="0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Блокировка 3:</w:t>
      </w:r>
      <w:r w:rsidDel="00000000" w:rsidR="00000000" w:rsidRPr="00000000">
        <w:rPr>
          <w:rtl w:val="0"/>
        </w:rPr>
        <w:t xml:space="preserve"> Без указания даты РТиУ / проведения накладной задача выписки ЭСФ не закрывается.</w:t>
      </w:r>
    </w:p>
    <w:p w:rsidR="00000000" w:rsidDel="00000000" w:rsidP="00000000" w:rsidRDefault="00000000" w:rsidRPr="00000000" w14:paraId="000002DD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E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F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widowControl w:val="0"/>
        <w:spacing w:after="80" w:before="280" w:lineRule="auto"/>
        <w:rPr>
          <w:color w:val="8c1c2c"/>
          <w:sz w:val="26"/>
          <w:szCs w:val="26"/>
        </w:rPr>
      </w:pPr>
      <w:bookmarkStart w:colFirst="0" w:colLast="0" w:name="_td8rsw69038f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Стадия 10: Погашение задолженности </w:t>
      </w:r>
      <w:r w:rsidDel="00000000" w:rsidR="00000000" w:rsidRPr="00000000">
        <w:rPr>
          <w:color w:val="8c1c2c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C56:UC_7MKPUR</w:t>
      </w:r>
      <w:r w:rsidDel="00000000" w:rsidR="00000000" w:rsidRPr="00000000">
        <w:rPr>
          <w:color w:val="8c1c2c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widowControl w:val="0"/>
        <w:spacing w:after="80" w:before="0" w:lineRule="auto"/>
        <w:rPr>
          <w:color w:val="000000"/>
          <w:sz w:val="26"/>
          <w:szCs w:val="26"/>
        </w:rPr>
      </w:pPr>
      <w:bookmarkStart w:colFirst="0" w:colLast="0" w:name="_48trgixp5w58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widowControl w:val="0"/>
        <w:spacing w:after="80" w:before="0" w:lineRule="auto"/>
        <w:rPr>
          <w:color w:val="000000"/>
          <w:sz w:val="26"/>
          <w:szCs w:val="26"/>
        </w:rPr>
      </w:pPr>
      <w:bookmarkStart w:colFirst="0" w:colLast="0" w:name="_jedzx7ffkabz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Кто действует и что делает:</w:t>
      </w:r>
    </w:p>
    <w:p w:rsidR="00000000" w:rsidDel="00000000" w:rsidP="00000000" w:rsidRDefault="00000000" w:rsidRPr="00000000" w14:paraId="000002E3">
      <w:pPr>
        <w:widowControl w:val="0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1С (ERP / Управление торговлей):</w:t>
      </w:r>
      <w:r w:rsidDel="00000000" w:rsidR="00000000" w:rsidRPr="00000000">
        <w:rPr>
          <w:rtl w:val="0"/>
        </w:rPr>
        <w:t xml:space="preserve"> Регистрирует исходящий платеж (списание ДС) в адрес поставщика по Заказу Поставщику (ЗП). При достижении 100% оплаты по ЗП передает REST-сигнал в Битрикс24.</w:t>
      </w:r>
    </w:p>
    <w:p w:rsidR="00000000" w:rsidDel="00000000" w:rsidP="00000000" w:rsidRDefault="00000000" w:rsidRPr="00000000" w14:paraId="000002E4">
      <w:pPr>
        <w:widowControl w:val="0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Робот CRM:</w:t>
      </w:r>
      <w:r w:rsidDel="00000000" w:rsidR="00000000" w:rsidRPr="00000000">
        <w:rPr>
          <w:rtl w:val="0"/>
        </w:rPr>
        <w:t xml:space="preserve"> При получении подтверждения о полном списании ДС поставщику автоматически переводит сделку на успешный финал (</w:t>
      </w:r>
      <w:r w:rsidDel="00000000" w:rsidR="00000000" w:rsidRPr="00000000">
        <w:rPr>
          <w:color w:val="188038"/>
          <w:rtl w:val="0"/>
        </w:rPr>
        <w:t xml:space="preserve">C56:WON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E5">
      <w:pPr>
        <w:widowControl w:val="0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Бизнес-смысл:</w:t>
      </w:r>
      <w:r w:rsidDel="00000000" w:rsidR="00000000" w:rsidRPr="00000000">
        <w:rPr>
          <w:rtl w:val="0"/>
        </w:rPr>
        <w:t xml:space="preserve"> Контроль кредиторской задолженности перед поставщиком и фиксация полного проведения исходящих расчетов по Заказу Поставщика (ЗП).</w:t>
      </w:r>
    </w:p>
    <w:p w:rsidR="00000000" w:rsidDel="00000000" w:rsidP="00000000" w:rsidRDefault="00000000" w:rsidRPr="00000000" w14:paraId="000002E6">
      <w:pPr>
        <w:widowControl w:val="0"/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7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работы и REST-обмен:</w:t>
      </w:r>
    </w:p>
    <w:p w:rsidR="00000000" w:rsidDel="00000000" w:rsidP="00000000" w:rsidRDefault="00000000" w:rsidRPr="00000000" w14:paraId="000002E8">
      <w:pPr>
        <w:widowControl w:val="0"/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Ожидание списания ДС:</w:t>
      </w:r>
    </w:p>
    <w:p w:rsidR="00000000" w:rsidDel="00000000" w:rsidP="00000000" w:rsidRDefault="00000000" w:rsidRPr="00000000" w14:paraId="000002E9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Сделка находится на стадии </w:t>
      </w:r>
      <w:r w:rsidDel="00000000" w:rsidR="00000000" w:rsidRPr="00000000">
        <w:rPr>
          <w:color w:val="188038"/>
          <w:rtl w:val="0"/>
        </w:rPr>
        <w:t xml:space="preserve">C56:UC_7MKPUR</w:t>
      </w:r>
      <w:r w:rsidDel="00000000" w:rsidR="00000000" w:rsidRPr="00000000">
        <w:rPr>
          <w:rtl w:val="0"/>
        </w:rPr>
        <w:t xml:space="preserve"> до тех пор, пока в 1С не будет полностью проведено списание ДС по Заказу Поставщика.</w:t>
      </w:r>
    </w:p>
    <w:p w:rsidR="00000000" w:rsidDel="00000000" w:rsidP="00000000" w:rsidRDefault="00000000" w:rsidRPr="00000000" w14:paraId="000002EA">
      <w:pPr>
        <w:widowControl w:val="0"/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Сигнал из 1С в B24:</w:t>
      </w:r>
    </w:p>
    <w:p w:rsidR="00000000" w:rsidDel="00000000" w:rsidP="00000000" w:rsidRDefault="00000000" w:rsidRPr="00000000" w14:paraId="000002EB">
      <w:pPr>
        <w:widowControl w:val="0"/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EC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D">
      <w:pPr>
        <w:widowControl w:val="0"/>
        <w:rPr/>
      </w:pPr>
      <w:r w:rsidDel="00000000" w:rsidR="00000000" w:rsidRPr="00000000">
        <w:rPr>
          <w:rtl w:val="0"/>
        </w:rPr>
        <w:t xml:space="preserve">  "ENTITY": "SUPPLIER_ORDER_STATUS",</w:t>
      </w:r>
    </w:p>
    <w:p w:rsidR="00000000" w:rsidDel="00000000" w:rsidP="00000000" w:rsidRDefault="00000000" w:rsidRPr="00000000" w14:paraId="000002EE">
      <w:pPr>
        <w:widowControl w:val="0"/>
        <w:rPr/>
      </w:pPr>
      <w:r w:rsidDel="00000000" w:rsidR="00000000" w:rsidRPr="00000000">
        <w:rPr>
          <w:rtl w:val="0"/>
        </w:rPr>
        <w:t xml:space="preserve">  "ID": "{ID}-ЦМК",</w:t>
      </w:r>
    </w:p>
    <w:p w:rsidR="00000000" w:rsidDel="00000000" w:rsidP="00000000" w:rsidRDefault="00000000" w:rsidRPr="00000000" w14:paraId="000002EF">
      <w:pPr>
        <w:widowControl w:val="0"/>
        <w:rPr/>
      </w:pPr>
      <w:r w:rsidDel="00000000" w:rsidR="00000000" w:rsidRPr="00000000">
        <w:rPr>
          <w:rtl w:val="0"/>
        </w:rPr>
        <w:t xml:space="preserve">  "GUID": "{UF_ONEC_GUID}",</w:t>
      </w:r>
    </w:p>
    <w:p w:rsidR="00000000" w:rsidDel="00000000" w:rsidP="00000000" w:rsidRDefault="00000000" w:rsidRPr="00000000" w14:paraId="000002F0">
      <w:pPr>
        <w:widowControl w:val="0"/>
        <w:rPr/>
      </w:pPr>
      <w:r w:rsidDel="00000000" w:rsidR="00000000" w:rsidRPr="00000000">
        <w:rPr>
          <w:rtl w:val="0"/>
        </w:rPr>
        <w:t xml:space="preserve">  "SUPPLIER_ORDER_PAYMENT_PERCENT": 100,</w:t>
      </w:r>
    </w:p>
    <w:p w:rsidR="00000000" w:rsidDel="00000000" w:rsidP="00000000" w:rsidRDefault="00000000" w:rsidRPr="00000000" w14:paraId="000002F1">
      <w:pPr>
        <w:widowControl w:val="0"/>
        <w:rPr/>
      </w:pPr>
      <w:r w:rsidDel="00000000" w:rsidR="00000000" w:rsidRPr="00000000">
        <w:rPr>
          <w:rtl w:val="0"/>
        </w:rPr>
        <w:t xml:space="preserve">  "STATUS": "Оплачен"</w:t>
      </w:r>
    </w:p>
    <w:p w:rsidR="00000000" w:rsidDel="00000000" w:rsidP="00000000" w:rsidRDefault="00000000" w:rsidRPr="00000000" w14:paraId="000002F2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3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4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5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Правило перехода (Робот B24):</w:t>
      </w:r>
    </w:p>
    <w:p w:rsidR="00000000" w:rsidDel="00000000" w:rsidP="00000000" w:rsidRDefault="00000000" w:rsidRPr="00000000" w14:paraId="000002F6">
      <w:pPr>
        <w:widowControl w:val="0"/>
        <w:spacing w:after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ЕСЛИ SUPPLIER_ORDER_PAYMENT_PERCENT = 100% (Подтверждено списание ДС по ЗП) → C56:WON (Стадия 11)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7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и блокировки:</w:t>
      </w:r>
    </w:p>
    <w:p w:rsidR="00000000" w:rsidDel="00000000" w:rsidP="00000000" w:rsidRDefault="00000000" w:rsidRPr="00000000" w14:paraId="000002F8">
      <w:pPr>
        <w:widowControl w:val="0"/>
        <w:spacing w:after="240" w:lineRule="auto"/>
        <w:ind w:left="1080" w:hanging="360"/>
        <w:rPr>
          <w:color w:val="188038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Пока списание ДС по Заказу Поставщика не проведено на 100% в 1С сделка остается на стадии </w:t>
      </w:r>
      <w:r w:rsidDel="00000000" w:rsidR="00000000" w:rsidRPr="00000000">
        <w:rPr>
          <w:color w:val="188038"/>
          <w:rtl w:val="0"/>
        </w:rPr>
        <w:t xml:space="preserve">C56:UC_7MKPUR</w:t>
      </w:r>
    </w:p>
    <w:p w:rsidR="00000000" w:rsidDel="00000000" w:rsidP="00000000" w:rsidRDefault="00000000" w:rsidRPr="00000000" w14:paraId="000002F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FA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widowControl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2l55z7u7xcs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Стадия 11: Сделка успешна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C56:WON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FC">
      <w:pPr>
        <w:widowControl w:val="0"/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Кто действует и что делает:</w:t>
      </w:r>
    </w:p>
    <w:p w:rsidR="00000000" w:rsidDel="00000000" w:rsidP="00000000" w:rsidRDefault="00000000" w:rsidRPr="00000000" w14:paraId="000002FD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E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Робот CRM</w:t>
      </w:r>
      <w:r w:rsidDel="00000000" w:rsidR="00000000" w:rsidRPr="00000000">
        <w:rPr>
          <w:rtl w:val="0"/>
        </w:rPr>
        <w:t xml:space="preserve"> — терминальное состояние после прохождения всех этапов.</w:t>
      </w:r>
    </w:p>
    <w:p w:rsidR="00000000" w:rsidDel="00000000" w:rsidP="00000000" w:rsidRDefault="00000000" w:rsidRPr="00000000" w14:paraId="000002FF">
      <w:pPr>
        <w:widowControl w:val="0"/>
        <w:ind w:left="18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Бизнес-смысл:</w:t>
      </w:r>
      <w:r w:rsidDel="00000000" w:rsidR="00000000" w:rsidRPr="00000000">
        <w:rPr>
          <w:rtl w:val="0"/>
        </w:rPr>
        <w:t xml:space="preserve"> заявка ЦМК полностью исполнена: произведено, отгружено, закрыто в учёте.</w:t>
      </w:r>
    </w:p>
    <w:p w:rsidR="00000000" w:rsidDel="00000000" w:rsidP="00000000" w:rsidRDefault="00000000" w:rsidRPr="00000000" w14:paraId="00000300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1">
      <w:pPr>
        <w:widowControl w:val="0"/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Заполнение полей:</w:t>
      </w:r>
      <w:r w:rsidDel="00000000" w:rsidR="00000000" w:rsidRPr="00000000">
        <w:rPr>
          <w:rtl w:val="0"/>
        </w:rPr>
        <w:t xml:space="preserve"> нет — карточка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2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3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4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5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Условия:</w:t>
      </w:r>
      <w:r w:rsidDel="00000000" w:rsidR="00000000" w:rsidRPr="00000000">
        <w:rPr>
          <w:rtl w:val="0"/>
        </w:rPr>
        <w:t xml:space="preserve"> терминальное состояние, выход из процесса.</w:t>
      </w:r>
    </w:p>
    <w:p w:rsidR="00000000" w:rsidDel="00000000" w:rsidP="00000000" w:rsidRDefault="00000000" w:rsidRPr="00000000" w14:paraId="00000306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7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widowControl w:val="0"/>
        <w:spacing w:before="280" w:lineRule="auto"/>
        <w:ind w:left="1080" w:hanging="360"/>
        <w:rPr>
          <w:color w:val="000000"/>
          <w:sz w:val="26"/>
          <w:szCs w:val="26"/>
        </w:rPr>
      </w:pPr>
      <w:bookmarkStart w:colFirst="0" w:colLast="0" w:name="_x9xbuvkoyggi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Стадия 12: Сделка провалена (C56:LOSE)</w:t>
      </w:r>
    </w:p>
    <w:p w:rsidR="00000000" w:rsidDel="00000000" w:rsidP="00000000" w:rsidRDefault="00000000" w:rsidRPr="00000000" w14:paraId="00000309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действует и что делает:</w:t>
      </w:r>
    </w:p>
    <w:p w:rsidR="00000000" w:rsidDel="00000000" w:rsidP="00000000" w:rsidRDefault="00000000" w:rsidRPr="00000000" w14:paraId="0000030A">
      <w:pPr>
        <w:widowControl w:val="0"/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Заявитель / Пользователь B24:</w:t>
      </w:r>
      <w:r w:rsidDel="00000000" w:rsidR="00000000" w:rsidRPr="00000000">
        <w:rPr>
          <w:rtl w:val="0"/>
        </w:rPr>
        <w:t xml:space="preserve"> Нажимает «Прервать процесс» (например, на стадии 3) или забраковывает сделку (отказ при дубле на стадии 1).</w:t>
      </w:r>
    </w:p>
    <w:p w:rsidR="00000000" w:rsidDel="00000000" w:rsidP="00000000" w:rsidRDefault="00000000" w:rsidRPr="00000000" w14:paraId="0000030B">
      <w:pPr>
        <w:widowControl w:val="0"/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Бизнес-смысл:</w:t>
      </w:r>
      <w:r w:rsidDel="00000000" w:rsidR="00000000" w:rsidRPr="00000000">
        <w:rPr>
          <w:rtl w:val="0"/>
        </w:rPr>
        <w:t xml:space="preserve"> Отмена заявки на ранних этапах до формирования связанных документов в 1С.</w:t>
      </w:r>
    </w:p>
    <w:p w:rsidR="00000000" w:rsidDel="00000000" w:rsidP="00000000" w:rsidRDefault="00000000" w:rsidRPr="00000000" w14:paraId="0000030C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Заполнение полей (Человеческий фактор):</w:t>
      </w:r>
    </w:p>
    <w:p w:rsidR="00000000" w:rsidDel="00000000" w:rsidP="00000000" w:rsidRDefault="00000000" w:rsidRPr="00000000" w14:paraId="0000030D">
      <w:pPr>
        <w:widowControl w:val="0"/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Причина отмены / Комментарий:</w:t>
      </w:r>
      <w:r w:rsidDel="00000000" w:rsidR="00000000" w:rsidRPr="00000000">
        <w:rPr>
          <w:rtl w:val="0"/>
        </w:rPr>
        <w:t xml:space="preserve"> Необязательный комментарий причины [TBD: уточнить код поля].</w:t>
      </w:r>
    </w:p>
    <w:p w:rsidR="00000000" w:rsidDel="00000000" w:rsidP="00000000" w:rsidRDefault="00000000" w:rsidRPr="00000000" w14:paraId="0000030E">
      <w:pPr>
        <w:widowControl w:val="0"/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Карточка сделки переходит в режим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F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Цепочка данных и интеграция с 1С:</w:t>
      </w:r>
    </w:p>
    <w:p w:rsidR="00000000" w:rsidDel="00000000" w:rsidP="00000000" w:rsidRDefault="00000000" w:rsidRPr="00000000" w14:paraId="00000310">
      <w:pPr>
        <w:widowControl w:val="0"/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В 1С данные отсутствуют:</w:t>
      </w:r>
      <w:r w:rsidDel="00000000" w:rsidR="00000000" w:rsidRPr="00000000">
        <w:rPr>
          <w:rtl w:val="0"/>
        </w:rPr>
        <w:t xml:space="preserve"> На этапах, где физически возможен переход на эту стадию, процедура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(создание Заказа Клиента / Заказа Поставщика) еще не выполнялась.</w:t>
      </w:r>
    </w:p>
    <w:p w:rsidR="00000000" w:rsidDel="00000000" w:rsidP="00000000" w:rsidRDefault="00000000" w:rsidRPr="00000000" w14:paraId="00000311">
      <w:pPr>
        <w:widowControl w:val="0"/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REST-сигналы:</w:t>
      </w:r>
      <w:r w:rsidDel="00000000" w:rsidR="00000000" w:rsidRPr="00000000">
        <w:rPr>
          <w:rtl w:val="0"/>
        </w:rPr>
        <w:t xml:space="preserve"> В 1С ничего не отправляется и не помечается на удаление, так как сделки и заказов в базе 1С по факту еще нет..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widowControl w:val="0"/>
        <w:pBdr>
          <w:top w:color="auto" w:space="0" w:sz="0" w:val="none"/>
        </w:pBdr>
        <w:spacing w:after="80" w:before="360" w:lineRule="auto"/>
        <w:rPr>
          <w:color w:val="000000"/>
          <w:sz w:val="34"/>
          <w:szCs w:val="34"/>
        </w:rPr>
      </w:pPr>
      <w:bookmarkStart w:colFirst="0" w:colLast="0" w:name="_d8ctur1ij8s" w:id="26"/>
      <w:bookmarkEnd w:id="26"/>
      <w:r w:rsidDel="00000000" w:rsidR="00000000" w:rsidRPr="00000000">
        <w:rPr>
          <w:color w:val="000000"/>
          <w:sz w:val="34"/>
          <w:szCs w:val="34"/>
          <w:rtl w:val="0"/>
        </w:rPr>
        <w:t xml:space="preserve">Новые поля CRM (создать в B24)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1860"/>
        <w:gridCol w:w="3045"/>
        <w:tblGridChange w:id="0">
          <w:tblGrid>
            <w:gridCol w:w="4440"/>
            <w:gridCol w:w="1860"/>
            <w:gridCol w:w="30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9a0a6" w:space="0" w:sz="6" w:val="single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Идентификатор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UF_CRM_PROJECT_DOCS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file, multiple, max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Проектная документация (стадия 1)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UF_CRM_KIT_ID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Комплектация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UF_CRM_SUPPLIER_ONEC_GUID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GUID заказа поставщику из 1С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UF_CRM_RTU_DATE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Дата РТиУ (стадия 9)</w:t>
            </w:r>
          </w:p>
        </w:tc>
      </w:tr>
    </w:tbl>
    <w:p w:rsidR="00000000" w:rsidDel="00000000" w:rsidP="00000000" w:rsidRDefault="00000000" w:rsidRPr="00000000" w14:paraId="00000322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3">
      <w:pPr>
        <w:widowControl w:val="0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widowControl w:val="0"/>
        <w:pBdr>
          <w:top w:color="auto" w:space="0" w:sz="0" w:val="none"/>
        </w:pBdr>
        <w:spacing w:after="80" w:before="360" w:lineRule="auto"/>
        <w:rPr>
          <w:color w:val="000000"/>
          <w:sz w:val="34"/>
          <w:szCs w:val="34"/>
        </w:rPr>
      </w:pPr>
      <w:bookmarkStart w:colFirst="0" w:colLast="0" w:name="_5ht8da8trzi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widowControl w:val="0"/>
        <w:pBdr>
          <w:top w:color="auto" w:space="0" w:sz="0" w:val="none"/>
        </w:pBdr>
        <w:spacing w:after="80" w:before="360" w:lineRule="auto"/>
        <w:rPr>
          <w:color w:val="000000"/>
          <w:sz w:val="34"/>
          <w:szCs w:val="34"/>
        </w:rPr>
      </w:pPr>
      <w:bookmarkStart w:colFirst="0" w:colLast="0" w:name="_ugeenxvhjdgf" w:id="28"/>
      <w:bookmarkEnd w:id="28"/>
      <w:r w:rsidDel="00000000" w:rsidR="00000000" w:rsidRPr="00000000">
        <w:rPr>
          <w:color w:val="000000"/>
          <w:sz w:val="34"/>
          <w:szCs w:val="34"/>
          <w:rtl w:val="0"/>
        </w:rPr>
        <w:t xml:space="preserve">Backlog разработки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widowControl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egv85vvjvgmx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1С</w:t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8670"/>
        <w:tblGridChange w:id="0">
          <w:tblGrid>
            <w:gridCol w:w="675"/>
            <w:gridCol w:w="86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9a0a6" w:space="0" w:sz="6" w:val="single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HTTP-сервис: CREATE + проведение ЗК+ЗП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CHECK_PRODUCTION_COMPLETENESS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Агрегатор полной отгрузки по РО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Расчёт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SUPPLIER_ORDER_PAYMENT_SUM/_PERCENT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Подбор Соглашения / Договора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GUID счёта БИН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110440011140</w:t>
            </w:r>
          </w:p>
        </w:tc>
      </w:tr>
    </w:tbl>
    <w:p w:rsidR="00000000" w:rsidDel="00000000" w:rsidP="00000000" w:rsidRDefault="00000000" w:rsidRPr="00000000" w14:paraId="00000335">
      <w:pPr>
        <w:pStyle w:val="Heading3"/>
        <w:keepNext w:val="0"/>
        <w:keepLines w:val="0"/>
        <w:widowControl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5onfmhq8oj5v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Битрикс24</w:t>
      </w:r>
    </w:p>
    <w:tbl>
      <w:tblPr>
        <w:tblStyle w:val="Table1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8745"/>
        <w:tblGridChange w:id="0">
          <w:tblGrid>
            <w:gridCol w:w="600"/>
            <w:gridCol w:w="87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9a0a6" w:space="0" w:sz="6" w:val="single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c9a0a6" w:space="0" w:sz="6" w:val="single"/>
              <w:left w:color="000000" w:space="0" w:sz="0" w:val="nil"/>
              <w:bottom w:color="c9a0a6" w:space="0" w:sz="6" w:val="single"/>
              <w:right w:color="c9a0a6" w:space="0" w:sz="6" w:val="single"/>
            </w:tcBorders>
            <w:shd w:fill="f2dcd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Создать UF-поля (см. выше)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Робот Gate A,B на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C56:FINAL_INVOICE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Auto-fill ACTIVITY/PROJECT + lookup первичного ЗК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Скрыть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C56:NEW</w:t>
            </w:r>
            <w:r w:rsidDel="00000000" w:rsidR="00000000" w:rsidRPr="00000000">
              <w:rPr>
                <w:rtl w:val="0"/>
              </w:rPr>
              <w:t xml:space="preserve">; роботы по 12 стадиям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Таймер ЭСФ от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UF_CRM_RTU_DATE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9a0a6" w:space="0" w:sz="6" w:val="single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a0a6" w:space="0" w:sz="6" w:val="single"/>
              <w:right w:color="c9a0a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Задания: users 438, 414, 8, 1968</w:t>
            </w:r>
          </w:p>
        </w:tc>
      </w:tr>
    </w:tbl>
    <w:p w:rsidR="00000000" w:rsidDel="00000000" w:rsidP="00000000" w:rsidRDefault="00000000" w:rsidRPr="00000000" w14:paraId="00000344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5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kbota Zhumabekova" w:id="4" w:date="2026-08-20T06:43:07Z"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такое Склад компании?</w:t>
      </w:r>
    </w:p>
  </w:comment>
  <w:comment w:author="Akbota Zhumabekova" w:id="3" w:date="2026-08-20T12:10:55Z"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ЗП = Контрагент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ЗК = Организация</w:t>
      </w:r>
    </w:p>
  </w:comment>
  <w:comment w:author="Akbota Zhumabekova" w:id="2" w:date="2026-08-20T06:42:32Z"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компания 74П, а не заявителя</w:t>
      </w:r>
    </w:p>
  </w:comment>
  <w:comment w:author="Akbota Zhumabekova" w:id="0" w:date="2026-08-20T06:41:20Z"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какому принципу идет поиск дублей?</w:t>
      </w:r>
    </w:p>
  </w:comment>
  <w:comment w:author="Akbota Zhumabekova" w:id="1" w:date="2026-08-20T12:08:28Z"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ли сделки в которых указан первичный ЗК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pBdr>
        <w:bottom w:color="6d071a" w:space="6" w:sz="12" w:val="single"/>
      </w:pBdr>
      <w:spacing w:after="240" w:before="120" w:lineRule="auto"/>
    </w:pPr>
    <w:rPr>
      <w:b w:val="1"/>
      <w:bCs w:val="1"/>
      <w:color w:val="6d071a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pBdr>
        <w:top w:color="c9a0a6" w:space="8" w:sz="6" w:val="single"/>
      </w:pBdr>
      <w:spacing w:after="160" w:before="440" w:lineRule="auto"/>
    </w:pPr>
    <w:rPr>
      <w:b w:val="1"/>
      <w:bCs w:val="1"/>
      <w:color w:val="6d071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320" w:lineRule="auto"/>
    </w:pPr>
    <w:rPr>
      <w:b w:val="1"/>
      <w:bCs w:val="1"/>
      <w:color w:val="6d071a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40" w:lineRule="auto"/>
    </w:pPr>
    <w:rPr>
      <w:b w:val="1"/>
      <w:bCs w:val="1"/>
      <w:color w:val="8c1c2c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